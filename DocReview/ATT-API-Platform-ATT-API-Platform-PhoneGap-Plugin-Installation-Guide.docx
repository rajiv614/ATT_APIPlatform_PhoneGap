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64A" w:rsidRDefault="005B3A4D">
      <w:pPr>
        <w:pStyle w:val="Title"/>
        <w:rPr>
          <w:vertAlign w:val="superscript"/>
        </w:rPr>
      </w:pPr>
      <w:r>
        <w:t>AT&amp;T API Platform SDK Plugins for Adobe</w:t>
      </w:r>
      <w:r>
        <w:rPr>
          <w:rFonts w:ascii="Arial Unicode MS" w:hAnsi="Arial Bold"/>
          <w:vertAlign w:val="superscript"/>
        </w:rPr>
        <w:t>®</w:t>
      </w:r>
      <w:r>
        <w:t xml:space="preserve"> </w:t>
      </w:r>
      <w:proofErr w:type="spellStart"/>
      <w:r>
        <w:t>PhoneGap</w:t>
      </w:r>
      <w:proofErr w:type="spellEnd"/>
      <w:r>
        <w:rPr>
          <w:rFonts w:ascii="Arial Unicode MS" w:hAnsi="Arial Bold"/>
          <w:vertAlign w:val="superscript"/>
        </w:rPr>
        <w:t>®</w:t>
      </w:r>
    </w:p>
    <w:p w:rsidR="00DA164A" w:rsidRDefault="005B3A4D">
      <w:pPr>
        <w:pStyle w:val="Subtitle"/>
      </w:pPr>
      <w:r>
        <w:t xml:space="preserve">Installation and Setup Guide </w:t>
      </w:r>
    </w:p>
    <w:p w:rsidR="00DA164A" w:rsidRDefault="005B3A4D">
      <w:pPr>
        <w:pStyle w:val="Author"/>
      </w:pPr>
      <w:r>
        <w:t xml:space="preserve">Publication Date: </w:t>
      </w:r>
      <w:ins w:id="0" w:author="Author" w:date="2014-09-30T11:23:00Z">
        <w:r>
          <w:t>September</w:t>
        </w:r>
      </w:ins>
      <w:r>
        <w:t xml:space="preserve"> 28, 201</w:t>
      </w:r>
      <w:ins w:id="1" w:author="Rajiv" w:date="2014-10-01T08:29:00Z">
        <w:r w:rsidR="00262FAC">
          <w:t>4</w:t>
        </w:r>
      </w:ins>
    </w:p>
    <w:p w:rsidR="00DA164A" w:rsidRDefault="00DA164A">
      <w:pPr>
        <w:pStyle w:val="Author"/>
      </w:pPr>
    </w:p>
    <w:p w:rsidR="00DA164A" w:rsidRDefault="00DA164A">
      <w:pPr>
        <w:pStyle w:val="Author"/>
      </w:pPr>
    </w:p>
    <w:p w:rsidR="00DA164A" w:rsidRDefault="00DA164A">
      <w:pPr>
        <w:pStyle w:val="BodyA"/>
        <w:sectPr w:rsidR="00DA164A">
          <w:headerReference w:type="default" r:id="rId8"/>
          <w:footerReference w:type="default" r:id="rId9"/>
          <w:pgSz w:w="12240" w:h="15840"/>
          <w:pgMar w:top="1440" w:right="1440" w:bottom="1440" w:left="1440" w:header="720" w:footer="720" w:gutter="0"/>
          <w:cols w:space="720"/>
        </w:sectPr>
      </w:pPr>
    </w:p>
    <w:p w:rsidR="00DA164A" w:rsidRDefault="005B3A4D">
      <w:pPr>
        <w:pStyle w:val="Legal"/>
      </w:pPr>
      <w:r>
        <w:lastRenderedPageBreak/>
        <w:t>This document and the information contained herein (collectively, the "</w:t>
      </w:r>
      <w:r>
        <w:rPr>
          <w:rFonts w:ascii="Arial Bold"/>
        </w:rPr>
        <w:t>Information</w:t>
      </w:r>
      <w:r>
        <w:t>") is provided to you (both the individual receiving this document and any legal entity on behalf of whi</w:t>
      </w:r>
      <w:r>
        <w:t>ch such individual is acting) ("</w:t>
      </w:r>
      <w:r>
        <w:rPr>
          <w:rFonts w:ascii="Arial Bold"/>
        </w:rPr>
        <w:t>You</w:t>
      </w:r>
      <w:r>
        <w:t>" and "</w:t>
      </w:r>
      <w:r>
        <w:rPr>
          <w:rFonts w:ascii="Arial Bold"/>
        </w:rPr>
        <w:t>Your</w:t>
      </w:r>
      <w:r>
        <w:t>") by AT&amp;T, on behalf of itself and its affiliates ("</w:t>
      </w:r>
      <w:r>
        <w:rPr>
          <w:rFonts w:ascii="Arial Bold"/>
        </w:rPr>
        <w:t>AT&amp;T</w:t>
      </w:r>
      <w:r>
        <w:t xml:space="preserve">") for informational purposes only. AT&amp;T is providing the Information to </w:t>
      </w:r>
      <w:proofErr w:type="gramStart"/>
      <w:r>
        <w:t>You</w:t>
      </w:r>
      <w:proofErr w:type="gramEnd"/>
      <w:r>
        <w:t xml:space="preserve"> because AT&amp;T believes the Information may be useful to You. The Information </w:t>
      </w:r>
      <w:r>
        <w:t xml:space="preserve">is provided to </w:t>
      </w:r>
      <w:proofErr w:type="gramStart"/>
      <w:r>
        <w:t>You</w:t>
      </w:r>
      <w:proofErr w:type="gramEnd"/>
      <w:r>
        <w:t xml:space="preserve"> solely on the basis that You will be responsible for making Your own assessments of the Information and are advised to verify all representations, statements and information before using or relying upon any of the Information. Although A</w:t>
      </w:r>
      <w:r>
        <w:t xml:space="preserve">T&amp;T has exercised reasonable care in providing the Information to You, AT&amp;T does not warrant the accuracy of the Information and is not responsible for any damages arising from </w:t>
      </w:r>
      <w:proofErr w:type="gramStart"/>
      <w:r>
        <w:t>Your</w:t>
      </w:r>
      <w:proofErr w:type="gramEnd"/>
      <w:r>
        <w:t xml:space="preserve"> use of or reliance upon the Information. You further understand and agree </w:t>
      </w:r>
      <w:r>
        <w:t xml:space="preserve">that AT&amp;T in no way represents, and You in no way rely on a belief, that AT&amp;T is providing the Information in accordance with any standard or service (routine, customary or otherwise) related to the consulting, services, hardware or software industries. </w:t>
      </w:r>
    </w:p>
    <w:p w:rsidR="00DA164A" w:rsidRDefault="005B3A4D">
      <w:pPr>
        <w:pStyle w:val="Legal"/>
      </w:pPr>
      <w:r>
        <w:t>A</w:t>
      </w:r>
      <w:r>
        <w:t xml:space="preserve">T&amp;T DOES NOT WARRANT THAT THE INFORMATION IS ERROR-FREE.  AT&amp;T IS PROVIDING THE INFORMATION TO YOU "AS IS" AND "WITH ALL FAULTS."  AT&amp;T DOES NOT WARRANT, BY VIRTUE OF THIS DOCUMENT, OR BY ANY COURSE OF PERFORMANCE, COURSE OF DEALING, USAGE OF TRADE OR ANY </w:t>
      </w:r>
      <w:r>
        <w:t>COLLATERAL DOCUMENT HEREUNDER OR OTHERWISE, AND HEREBY EXPRESSLY DISCLAIMS, ANY REPRESENTATION OR WARRANTY OF ANY KIND WITH RESPECT TO THE INFORMATION, INCLUDING, WITHOUT LIMITATION, ANY REPRESENTATION OR WARRANTY OF DESIGN, PERFORMANCE, MERCHANTABILITY, F</w:t>
      </w:r>
      <w:r>
        <w:t>ITNESS FOR A PARTICULAR PURPOSE OR NON-INFRINGEMENT, OR ANY REPRESENTATION OR WARRANTY THAT THE INFORMATION IS APPLICABLE TO OR INTEROPERABLE WITH ANY SYSTEM, DATA, HARDWARE OR SOFTWARE OF ANY KIND. AT&amp;T DISCLAIMS AND IN NO EVENT SHALL BE LIABLE FOR ANY LO</w:t>
      </w:r>
      <w:r>
        <w:t>SSES OR DAMAGES OF ANY KIND, WHETHER DIRECT, INDIRECT, INCIDENTAL, CONSEQUENTIAL, PUNITIVE, SPECIAL OR EXEMPLARY, INCLUDING, WITHOUT LIMITATION, DAMAGES FOR LOSS OF BUSINESS PROFITS, BUSINESS INTERRUPTION, LOSS OF BUSINESS INFORMATION, LOSS OF GOODWILL, CO</w:t>
      </w:r>
      <w:r>
        <w:t>VER, TORTIOUS CONDUCT OR OTHER PECUNIARY LOSS, ARISING OUT OF OR IN ANY WAY RELATED TO THE PROVISION, NON-PROVISION, USE OR NON-USE OF THE INFORMATION, EVEN IF AT&amp;T HAS BEEN ADVISED OF THE POSSIBILITY OF SUCH LOSSES OR DAMAGES.</w:t>
      </w:r>
    </w:p>
    <w:p w:rsidR="00DA164A" w:rsidRDefault="00DA164A">
      <w:pPr>
        <w:pStyle w:val="BodyA"/>
      </w:pPr>
    </w:p>
    <w:p w:rsidR="00DA164A" w:rsidRDefault="00DA164A">
      <w:pPr>
        <w:pStyle w:val="BodyA"/>
        <w:sectPr w:rsidR="00DA164A">
          <w:headerReference w:type="default" r:id="rId10"/>
          <w:footerReference w:type="default" r:id="rId11"/>
          <w:pgSz w:w="12240" w:h="15840"/>
          <w:pgMar w:top="1440" w:right="1440" w:bottom="1440" w:left="1440" w:header="720" w:footer="720" w:gutter="0"/>
          <w:cols w:space="720"/>
        </w:sectPr>
      </w:pPr>
    </w:p>
    <w:p w:rsidR="00DA164A" w:rsidRDefault="005B3A4D">
      <w:pPr>
        <w:pStyle w:val="BodyA"/>
        <w:spacing w:before="240" w:after="240"/>
        <w:ind w:left="0"/>
        <w:rPr>
          <w:sz w:val="28"/>
          <w:szCs w:val="28"/>
        </w:rPr>
      </w:pPr>
      <w:r>
        <w:rPr>
          <w:sz w:val="28"/>
          <w:szCs w:val="28"/>
        </w:rPr>
        <w:lastRenderedPageBreak/>
        <w:t>Contents</w:t>
      </w:r>
    </w:p>
    <w:p w:rsidR="00DA164A" w:rsidRDefault="005B3A4D">
      <w:pPr>
        <w:pStyle w:val="Body"/>
      </w:pPr>
      <w:r>
        <w:rPr>
          <w:sz w:val="28"/>
          <w:szCs w:val="28"/>
        </w:rPr>
        <w:fldChar w:fldCharType="begin"/>
      </w:r>
      <w:r>
        <w:rPr>
          <w:sz w:val="28"/>
          <w:szCs w:val="28"/>
        </w:rPr>
        <w:instrText xml:space="preserve"> TOC \o 2-2 \t "Heading, 3"</w:instrText>
      </w:r>
      <w:r>
        <w:rPr>
          <w:sz w:val="28"/>
          <w:szCs w:val="28"/>
        </w:rPr>
        <w:fldChar w:fldCharType="separate"/>
      </w:r>
    </w:p>
    <w:p w:rsidR="00DA164A" w:rsidRDefault="005B3A4D">
      <w:pPr>
        <w:pStyle w:val="TOC3"/>
        <w:numPr>
          <w:ilvl w:val="0"/>
          <w:numId w:val="2"/>
        </w:numPr>
      </w:pPr>
      <w:r>
        <w:t>Introduction</w:t>
      </w:r>
      <w:r>
        <w:tab/>
      </w:r>
      <w:r>
        <w:fldChar w:fldCharType="begin"/>
      </w:r>
      <w:r>
        <w:instrText xml:space="preserve"> PAGEREF _Toc \h </w:instrText>
      </w:r>
      <w:r>
        <w:fldChar w:fldCharType="separate"/>
      </w:r>
      <w:r>
        <w:t>1</w:t>
      </w:r>
      <w:r>
        <w:fldChar w:fldCharType="end"/>
      </w:r>
    </w:p>
    <w:p w:rsidR="00DA164A" w:rsidRDefault="005B3A4D">
      <w:pPr>
        <w:pStyle w:val="TOC3"/>
        <w:numPr>
          <w:ilvl w:val="0"/>
          <w:numId w:val="2"/>
        </w:numPr>
      </w:pPr>
      <w:r>
        <w:t>Architectural Overview</w:t>
      </w:r>
      <w:r>
        <w:tab/>
      </w:r>
      <w:r>
        <w:fldChar w:fldCharType="begin"/>
      </w:r>
      <w:r>
        <w:instrText xml:space="preserve"> PAGEREF _Toc1 \h </w:instrText>
      </w:r>
      <w:r>
        <w:fldChar w:fldCharType="separate"/>
      </w:r>
      <w:r>
        <w:t>2</w:t>
      </w:r>
      <w:r>
        <w:fldChar w:fldCharType="end"/>
      </w:r>
    </w:p>
    <w:p w:rsidR="00DA164A" w:rsidRDefault="005B3A4D">
      <w:pPr>
        <w:pStyle w:val="TOC3"/>
        <w:numPr>
          <w:ilvl w:val="0"/>
          <w:numId w:val="2"/>
        </w:numPr>
      </w:pPr>
      <w:r>
        <w:t>Installation Guidelines</w:t>
      </w:r>
      <w:r>
        <w:tab/>
      </w:r>
      <w:r>
        <w:fldChar w:fldCharType="begin"/>
      </w:r>
      <w:r>
        <w:instrText xml:space="preserve"> PAGEREF _Toc2 \h </w:instrText>
      </w:r>
      <w:r>
        <w:fldChar w:fldCharType="separate"/>
      </w:r>
      <w:r>
        <w:t>2</w:t>
      </w:r>
      <w:r>
        <w:fldChar w:fldCharType="end"/>
      </w:r>
    </w:p>
    <w:p w:rsidR="00DA164A" w:rsidRDefault="005B3A4D">
      <w:pPr>
        <w:pStyle w:val="TOC2"/>
        <w:numPr>
          <w:ilvl w:val="1"/>
          <w:numId w:val="4"/>
        </w:numPr>
      </w:pPr>
      <w:r>
        <w:t>Prerequisites</w:t>
      </w:r>
      <w:r>
        <w:tab/>
      </w:r>
      <w:r>
        <w:fldChar w:fldCharType="begin"/>
      </w:r>
      <w:r>
        <w:instrText xml:space="preserve"> PAGEREF _Toc3 \h </w:instrText>
      </w:r>
      <w:r>
        <w:fldChar w:fldCharType="separate"/>
      </w:r>
      <w:r>
        <w:t>3</w:t>
      </w:r>
      <w:r>
        <w:fldChar w:fldCharType="end"/>
      </w:r>
    </w:p>
    <w:p w:rsidR="00DA164A" w:rsidRDefault="005B3A4D">
      <w:pPr>
        <w:pStyle w:val="TOC2"/>
        <w:numPr>
          <w:ilvl w:val="1"/>
          <w:numId w:val="4"/>
        </w:numPr>
      </w:pPr>
      <w:r>
        <w:t>D</w:t>
      </w:r>
      <w:r>
        <w:t>ownloads</w:t>
      </w:r>
      <w:r>
        <w:tab/>
      </w:r>
      <w:r>
        <w:fldChar w:fldCharType="begin"/>
      </w:r>
      <w:r>
        <w:instrText xml:space="preserve"> PAGEREF _Toc4 \h </w:instrText>
      </w:r>
      <w:r>
        <w:fldChar w:fldCharType="separate"/>
      </w:r>
      <w:r>
        <w:t>3</w:t>
      </w:r>
      <w:r>
        <w:fldChar w:fldCharType="end"/>
      </w:r>
    </w:p>
    <w:p w:rsidR="00DA164A" w:rsidRDefault="005B3A4D">
      <w:pPr>
        <w:pStyle w:val="TOC3"/>
        <w:numPr>
          <w:ilvl w:val="0"/>
          <w:numId w:val="2"/>
        </w:numPr>
      </w:pPr>
      <w:r>
        <w:t>Installing the Plugin from Github</w:t>
      </w:r>
      <w:r>
        <w:tab/>
      </w:r>
      <w:r>
        <w:fldChar w:fldCharType="begin"/>
      </w:r>
      <w:r>
        <w:instrText xml:space="preserve"> PAGEREF _Toc5 \h </w:instrText>
      </w:r>
      <w:r>
        <w:fldChar w:fldCharType="separate"/>
      </w:r>
      <w:r>
        <w:t>3</w:t>
      </w:r>
      <w:r>
        <w:fldChar w:fldCharType="end"/>
      </w:r>
    </w:p>
    <w:p w:rsidR="00DA164A" w:rsidRDefault="005B3A4D">
      <w:pPr>
        <w:pStyle w:val="TOC3"/>
        <w:numPr>
          <w:ilvl w:val="0"/>
          <w:numId w:val="2"/>
        </w:numPr>
      </w:pPr>
      <w:r>
        <w:t>Installing the Plugin from File System</w:t>
      </w:r>
      <w:r>
        <w:tab/>
      </w:r>
      <w:r>
        <w:fldChar w:fldCharType="begin"/>
      </w:r>
      <w:r>
        <w:instrText xml:space="preserve"> PAGEREF _Toc6</w:instrText>
      </w:r>
      <w:r>
        <w:instrText xml:space="preserve"> \h </w:instrText>
      </w:r>
      <w:r>
        <w:fldChar w:fldCharType="separate"/>
      </w:r>
      <w:r>
        <w:t>3</w:t>
      </w:r>
      <w:r>
        <w:fldChar w:fldCharType="end"/>
      </w:r>
    </w:p>
    <w:p w:rsidR="00DA164A" w:rsidRDefault="005B3A4D">
      <w:pPr>
        <w:pStyle w:val="TOC3"/>
        <w:numPr>
          <w:ilvl w:val="0"/>
          <w:numId w:val="2"/>
        </w:numPr>
      </w:pPr>
      <w:r>
        <w:t>Loading the Plugins</w:t>
      </w:r>
      <w:r>
        <w:tab/>
      </w:r>
      <w:r>
        <w:fldChar w:fldCharType="begin"/>
      </w:r>
      <w:r>
        <w:instrText xml:space="preserve"> PAGEREF _Toc7 \h </w:instrText>
      </w:r>
      <w:r>
        <w:fldChar w:fldCharType="separate"/>
      </w:r>
      <w:r>
        <w:t>5</w:t>
      </w:r>
      <w:r>
        <w:fldChar w:fldCharType="end"/>
      </w:r>
    </w:p>
    <w:p w:rsidR="00DA164A" w:rsidRDefault="005B3A4D">
      <w:pPr>
        <w:pStyle w:val="TOC3"/>
        <w:numPr>
          <w:ilvl w:val="0"/>
          <w:numId w:val="2"/>
        </w:numPr>
      </w:pPr>
      <w:r>
        <w:t>Documentation</w:t>
      </w:r>
      <w:r>
        <w:tab/>
      </w:r>
      <w:r>
        <w:fldChar w:fldCharType="begin"/>
      </w:r>
      <w:r>
        <w:instrText xml:space="preserve"> PAGEREF _Toc8 \h </w:instrText>
      </w:r>
      <w:r>
        <w:fldChar w:fldCharType="separate"/>
      </w:r>
      <w:r>
        <w:t>5</w:t>
      </w:r>
      <w:r>
        <w:fldChar w:fldCharType="end"/>
      </w:r>
    </w:p>
    <w:p w:rsidR="00DA164A" w:rsidRDefault="005B3A4D">
      <w:pPr>
        <w:pStyle w:val="Body"/>
      </w:pPr>
      <w:r>
        <w:rPr>
          <w:sz w:val="28"/>
          <w:szCs w:val="28"/>
        </w:rPr>
        <w:fldChar w:fldCharType="end"/>
      </w:r>
    </w:p>
    <w:p w:rsidR="00DA164A" w:rsidRDefault="00DA164A">
      <w:pPr>
        <w:pStyle w:val="Heading"/>
        <w:ind w:left="0" w:firstLine="0"/>
        <w:sectPr w:rsidR="00DA164A">
          <w:headerReference w:type="default" r:id="rId12"/>
          <w:footerReference w:type="default" r:id="rId13"/>
          <w:pgSz w:w="12240" w:h="15840"/>
          <w:pgMar w:top="1440" w:right="1440" w:bottom="1440" w:left="1440" w:header="720" w:footer="720" w:gutter="0"/>
          <w:cols w:space="720"/>
        </w:sectPr>
      </w:pPr>
      <w:bookmarkStart w:id="2" w:name="_Ref352575146"/>
    </w:p>
    <w:p w:rsidR="00DA164A" w:rsidRDefault="005B3A4D">
      <w:pPr>
        <w:pStyle w:val="TableofFigures"/>
        <w:tabs>
          <w:tab w:val="right" w:leader="dot" w:pos="9340"/>
        </w:tabs>
        <w:rPr>
          <w:ins w:id="3" w:author="Author" w:date="2014-09-30T14:27:00Z"/>
        </w:rPr>
      </w:pPr>
      <w:hyperlink w:history="1">
        <w:bookmarkEnd w:id="2"/>
        <w:r>
          <w:rPr>
            <w:rStyle w:val="Hyperlink0"/>
            <w:rFonts w:ascii="Trebuchet MS"/>
          </w:rPr>
          <w:t xml:space="preserve">Figure 1: Architecture diagram of AT&amp;T </w:t>
        </w:r>
        <w:proofErr w:type="spellStart"/>
        <w:r>
          <w:rPr>
            <w:rStyle w:val="Hyperlink0"/>
            <w:rFonts w:ascii="Trebuchet MS"/>
          </w:rPr>
          <w:t>PhoneGap</w:t>
        </w:r>
        <w:proofErr w:type="spellEnd"/>
        <w:r>
          <w:rPr>
            <w:rStyle w:val="Hyperlink0"/>
            <w:rFonts w:ascii="Trebuchet MS"/>
          </w:rPr>
          <w:t xml:space="preserve"> Mobile SDK</w:t>
        </w:r>
        <w:r>
          <w:rPr>
            <w:rStyle w:val="Hyperlink0"/>
            <w:rFonts w:ascii="Trebuchet MS"/>
          </w:rPr>
          <w:tab/>
        </w:r>
      </w:hyperlink>
      <w:r>
        <w:rPr>
          <w:rFonts w:ascii="Trebuchet MS"/>
        </w:rPr>
        <w:t>2</w:t>
      </w:r>
    </w:p>
    <w:p w:rsidR="00DA164A" w:rsidRDefault="005B3A4D">
      <w:pPr>
        <w:pStyle w:val="TableofFigures"/>
        <w:tabs>
          <w:tab w:val="right" w:leader="dot" w:pos="9340"/>
        </w:tabs>
      </w:pPr>
      <w:ins w:id="4" w:author="Author" w:date="2014-09-30T14:27:00Z">
        <w:r>
          <w:rPr>
            <w:rFonts w:ascii="Trebuchet MS"/>
          </w:rPr>
          <w:t>Table 1: JavaScript installation files</w:t>
        </w:r>
        <w:r>
          <w:rPr>
            <w:rFonts w:ascii="Trebuchet MS"/>
          </w:rPr>
          <w:tab/>
          <w:t>3</w:t>
        </w:r>
      </w:ins>
    </w:p>
    <w:p w:rsidR="00DA164A" w:rsidRDefault="005B3A4D">
      <w:pPr>
        <w:pStyle w:val="TableofFigures"/>
        <w:tabs>
          <w:tab w:val="right" w:leader="dot" w:pos="9340"/>
        </w:tabs>
        <w:rPr>
          <w:del w:id="5" w:author="Author" w:date="2014-09-30T14:26:00Z"/>
        </w:rPr>
      </w:pPr>
      <w:r>
        <w:fldChar w:fldCharType="begin"/>
      </w:r>
      <w:r>
        <w:instrText xml:space="preserve"> HYPERLINK </w:instrText>
      </w:r>
      <w:r>
        <w:fldChar w:fldCharType="separate"/>
      </w:r>
      <w:del w:id="6" w:author="Author" w:date="2014-09-30T14:26:00Z">
        <w:r>
          <w:rPr>
            <w:rStyle w:val="Hyperlink0"/>
            <w:rFonts w:ascii="Trebuchet MS"/>
          </w:rPr>
          <w:delText>Figure 2: Structure of js folder in android</w:delText>
        </w:r>
        <w:r>
          <w:rPr>
            <w:rStyle w:val="Hyperlink0"/>
            <w:rFonts w:ascii="Trebuchet MS"/>
          </w:rPr>
          <w:tab/>
        </w:r>
      </w:del>
      <w:r>
        <w:rPr>
          <w:rStyle w:val="Hyperlink0"/>
          <w:rFonts w:ascii="Trebuchet MS" w:eastAsia="Arial Unicode MS" w:hAnsi="Times New Roman" w:cs="Times New Roman"/>
          <w:sz w:val="24"/>
          <w:szCs w:val="24"/>
          <w:lang w:eastAsia="en-US"/>
        </w:rPr>
        <w:fldChar w:fldCharType="end"/>
      </w:r>
      <w:del w:id="7" w:author="Author" w:date="2014-09-30T14:26:00Z">
        <w:r>
          <w:rPr>
            <w:rFonts w:ascii="Trebuchet MS"/>
          </w:rPr>
          <w:delText>4</w:delText>
        </w:r>
      </w:del>
    </w:p>
    <w:p w:rsidR="00DA164A" w:rsidRDefault="005B3A4D">
      <w:pPr>
        <w:pStyle w:val="TableofFigures"/>
        <w:tabs>
          <w:tab w:val="right" w:leader="dot" w:pos="9340"/>
        </w:tabs>
        <w:rPr>
          <w:del w:id="8" w:author="Author" w:date="2014-09-30T14:26:00Z"/>
        </w:rPr>
      </w:pPr>
      <w:r>
        <w:fldChar w:fldCharType="begin"/>
      </w:r>
      <w:r>
        <w:instrText xml:space="preserve"> HYPERLINK </w:instrText>
      </w:r>
      <w:r>
        <w:fldChar w:fldCharType="separate"/>
      </w:r>
      <w:del w:id="9" w:author="Author" w:date="2014-09-30T14:26:00Z">
        <w:r>
          <w:rPr>
            <w:rStyle w:val="Hyperlink0"/>
            <w:rFonts w:ascii="Trebuchet MS"/>
          </w:rPr>
          <w:delText>Figure 3: Structure of</w:delText>
        </w:r>
        <w:r>
          <w:rPr>
            <w:rStyle w:val="Hyperlink0"/>
            <w:rFonts w:ascii="Trebuchet MS"/>
          </w:rPr>
          <w:delText xml:space="preserve"> libs folder in Android</w:delText>
        </w:r>
        <w:r>
          <w:rPr>
            <w:rStyle w:val="Hyperlink0"/>
            <w:rFonts w:ascii="Trebuchet MS"/>
          </w:rPr>
          <w:tab/>
        </w:r>
      </w:del>
      <w:r>
        <w:rPr>
          <w:rStyle w:val="Hyperlink0"/>
          <w:rFonts w:ascii="Trebuchet MS" w:eastAsia="Arial Unicode MS" w:hAnsi="Times New Roman" w:cs="Times New Roman"/>
          <w:sz w:val="24"/>
          <w:szCs w:val="24"/>
          <w:lang w:eastAsia="en-US"/>
        </w:rPr>
        <w:fldChar w:fldCharType="end"/>
      </w:r>
      <w:del w:id="10" w:author="Author" w:date="2014-09-30T14:26:00Z">
        <w:r>
          <w:rPr>
            <w:rFonts w:ascii="Trebuchet MS"/>
          </w:rPr>
          <w:delText>5</w:delText>
        </w:r>
      </w:del>
    </w:p>
    <w:p w:rsidR="00DA164A" w:rsidRDefault="005B3A4D">
      <w:pPr>
        <w:pStyle w:val="TableofFigures"/>
        <w:tabs>
          <w:tab w:val="right" w:leader="dot" w:pos="9340"/>
        </w:tabs>
        <w:rPr>
          <w:del w:id="11" w:author="Author" w:date="2014-09-30T14:26:00Z"/>
        </w:rPr>
      </w:pPr>
      <w:r>
        <w:fldChar w:fldCharType="begin"/>
      </w:r>
      <w:r>
        <w:instrText xml:space="preserve"> HYPERLINK </w:instrText>
      </w:r>
      <w:r>
        <w:fldChar w:fldCharType="separate"/>
      </w:r>
      <w:del w:id="12" w:author="Author" w:date="2014-09-30T14:26:00Z">
        <w:r>
          <w:rPr>
            <w:rStyle w:val="Hyperlink0"/>
            <w:rFonts w:ascii="Trebuchet MS"/>
          </w:rPr>
          <w:delText>Figure 4: Structure of js folder in Xcode</w:delText>
        </w:r>
        <w:r>
          <w:rPr>
            <w:rStyle w:val="Hyperlink0"/>
            <w:rFonts w:ascii="Trebuchet MS"/>
          </w:rPr>
          <w:tab/>
        </w:r>
      </w:del>
      <w:r>
        <w:rPr>
          <w:rStyle w:val="Hyperlink0"/>
          <w:rFonts w:ascii="Trebuchet MS" w:eastAsia="Arial Unicode MS" w:hAnsi="Times New Roman" w:cs="Times New Roman"/>
          <w:sz w:val="24"/>
          <w:szCs w:val="24"/>
          <w:lang w:eastAsia="en-US"/>
        </w:rPr>
        <w:fldChar w:fldCharType="end"/>
      </w:r>
      <w:del w:id="13" w:author="Author" w:date="2014-09-30T14:26:00Z">
        <w:r>
          <w:rPr>
            <w:rFonts w:ascii="Trebuchet MS"/>
          </w:rPr>
          <w:delText>6</w:delText>
        </w:r>
      </w:del>
    </w:p>
    <w:p w:rsidR="00DA164A" w:rsidRDefault="005B3A4D">
      <w:pPr>
        <w:pStyle w:val="TableofFigures"/>
        <w:tabs>
          <w:tab w:val="right" w:leader="dot" w:pos="9340"/>
        </w:tabs>
        <w:rPr>
          <w:del w:id="14" w:author="Author" w:date="2014-09-30T14:26:00Z"/>
        </w:rPr>
      </w:pPr>
      <w:r>
        <w:fldChar w:fldCharType="begin"/>
      </w:r>
      <w:r>
        <w:instrText xml:space="preserve"> HYPERLINK </w:instrText>
      </w:r>
      <w:r>
        <w:fldChar w:fldCharType="separate"/>
      </w:r>
      <w:del w:id="15" w:author="Author" w:date="2014-09-30T14:26:00Z">
        <w:r>
          <w:rPr>
            <w:rStyle w:val="Hyperlink0"/>
            <w:rFonts w:ascii="Trebuchet MS"/>
          </w:rPr>
          <w:delText>Figure 5: Structure of Plugins folder in Xcode</w:delText>
        </w:r>
        <w:r>
          <w:rPr>
            <w:rStyle w:val="Hyperlink0"/>
            <w:rFonts w:ascii="Trebuchet MS"/>
          </w:rPr>
          <w:tab/>
        </w:r>
      </w:del>
      <w:r>
        <w:rPr>
          <w:rStyle w:val="Hyperlink0"/>
          <w:rFonts w:ascii="Trebuchet MS" w:eastAsia="Arial Unicode MS" w:hAnsi="Times New Roman" w:cs="Times New Roman"/>
          <w:sz w:val="24"/>
          <w:szCs w:val="24"/>
          <w:lang w:eastAsia="en-US"/>
        </w:rPr>
        <w:fldChar w:fldCharType="end"/>
      </w:r>
      <w:del w:id="16" w:author="Author" w:date="2014-09-30T14:26:00Z">
        <w:r>
          <w:rPr>
            <w:rFonts w:ascii="Trebuchet MS"/>
          </w:rPr>
          <w:delText>6</w:delText>
        </w:r>
      </w:del>
    </w:p>
    <w:p w:rsidR="00DA164A" w:rsidRDefault="005B3A4D">
      <w:pPr>
        <w:pStyle w:val="TableofFigures"/>
        <w:tabs>
          <w:tab w:val="right" w:leader="dot" w:pos="9340"/>
        </w:tabs>
        <w:rPr>
          <w:del w:id="17" w:author="Author" w:date="2014-09-30T14:26:00Z"/>
        </w:rPr>
      </w:pPr>
      <w:r>
        <w:fldChar w:fldCharType="begin"/>
      </w:r>
      <w:r>
        <w:instrText xml:space="preserve"> HYPERLINK </w:instrText>
      </w:r>
      <w:r>
        <w:fldChar w:fldCharType="separate"/>
      </w:r>
      <w:del w:id="18" w:author="Author" w:date="2014-09-30T14:26:00Z">
        <w:r>
          <w:rPr>
            <w:rStyle w:val="Hyperlink0"/>
            <w:rFonts w:ascii="Trebuchet MS"/>
          </w:rPr>
          <w:delText>Figure 6: Adding outputLibrary in Plugins folder in Xcode</w:delText>
        </w:r>
        <w:r>
          <w:rPr>
            <w:rStyle w:val="Hyperlink0"/>
            <w:rFonts w:ascii="Trebuchet MS"/>
          </w:rPr>
          <w:tab/>
        </w:r>
      </w:del>
      <w:r>
        <w:rPr>
          <w:rStyle w:val="Hyperlink0"/>
          <w:rFonts w:ascii="Trebuchet MS" w:eastAsia="Arial Unicode MS" w:hAnsi="Times New Roman" w:cs="Times New Roman"/>
          <w:sz w:val="24"/>
          <w:szCs w:val="24"/>
          <w:lang w:eastAsia="en-US"/>
        </w:rPr>
        <w:fldChar w:fldCharType="end"/>
      </w:r>
      <w:del w:id="19" w:author="Author" w:date="2014-09-30T14:26:00Z">
        <w:r>
          <w:rPr>
            <w:rFonts w:ascii="Trebuchet MS"/>
          </w:rPr>
          <w:delText>7</w:delText>
        </w:r>
      </w:del>
    </w:p>
    <w:p w:rsidR="00DA164A" w:rsidRDefault="005B3A4D">
      <w:pPr>
        <w:pStyle w:val="TableofFigures"/>
        <w:tabs>
          <w:tab w:val="right" w:leader="dot" w:pos="9340"/>
        </w:tabs>
      </w:pPr>
      <w:r>
        <w:fldChar w:fldCharType="begin"/>
      </w:r>
      <w:r>
        <w:instrText xml:space="preserve"> HYPERLINK </w:instrText>
      </w:r>
      <w:r>
        <w:fldChar w:fldCharType="separate"/>
      </w:r>
      <w:del w:id="20" w:author="Author" w:date="2014-09-30T14:26:00Z">
        <w:r>
          <w:rPr>
            <w:rStyle w:val="Hyperlink0"/>
            <w:rFonts w:ascii="Trebuchet MS"/>
          </w:rPr>
          <w:delText xml:space="preserve">Figure 7: </w:delText>
        </w:r>
        <w:r>
          <w:rPr>
            <w:rStyle w:val="Hyperlink0"/>
            <w:rFonts w:ascii="Trebuchet MS"/>
          </w:rPr>
          <w:delText>Cordova.plist file</w:delText>
        </w:r>
        <w:r>
          <w:rPr>
            <w:rStyle w:val="Hyperlink0"/>
            <w:rFonts w:ascii="Trebuchet MS"/>
          </w:rPr>
          <w:tab/>
        </w:r>
      </w:del>
      <w:r>
        <w:rPr>
          <w:rStyle w:val="Hyperlink0"/>
          <w:rFonts w:ascii="Trebuchet MS"/>
        </w:rPr>
        <w:fldChar w:fldCharType="end"/>
      </w:r>
      <w:del w:id="21" w:author="Author" w:date="2014-09-30T14:26:00Z">
        <w:r>
          <w:rPr>
            <w:rFonts w:ascii="Trebuchet MS"/>
          </w:rPr>
          <w:delText>7</w:delText>
        </w:r>
      </w:del>
    </w:p>
    <w:p w:rsidR="00DA164A" w:rsidRDefault="00DA164A" w:rsidP="00262FAC">
      <w:pPr>
        <w:pStyle w:val="BodyA"/>
        <w:ind w:left="0"/>
        <w:sectPr w:rsidR="00DA164A">
          <w:headerReference w:type="default" r:id="rId14"/>
          <w:footerReference w:type="default" r:id="rId15"/>
          <w:pgSz w:w="12240" w:h="15840"/>
          <w:pgMar w:top="1440" w:right="1440" w:bottom="1440" w:left="1440" w:header="720" w:footer="720" w:gutter="0"/>
          <w:cols w:space="720"/>
        </w:sectPr>
        <w:pPrChange w:id="22" w:author="Rajiv" w:date="2014-10-01T08:31:00Z">
          <w:pPr>
            <w:pStyle w:val="BodyA"/>
          </w:pPr>
        </w:pPrChange>
      </w:pPr>
    </w:p>
    <w:p w:rsidR="00DA164A" w:rsidRDefault="00DA164A">
      <w:pPr>
        <w:pStyle w:val="BodyA"/>
        <w:sectPr w:rsidR="00DA164A">
          <w:headerReference w:type="default" r:id="rId16"/>
          <w:footerReference w:type="default" r:id="rId17"/>
          <w:pgSz w:w="12240" w:h="15840"/>
          <w:pgMar w:top="1440" w:right="1440" w:bottom="1440" w:left="1440" w:header="720" w:footer="720" w:gutter="0"/>
          <w:cols w:space="720"/>
        </w:sectPr>
      </w:pPr>
    </w:p>
    <w:p w:rsidR="00DA164A" w:rsidRDefault="005B3A4D">
      <w:pPr>
        <w:pStyle w:val="Heading"/>
        <w:numPr>
          <w:ilvl w:val="0"/>
          <w:numId w:val="5"/>
        </w:numPr>
        <w:tabs>
          <w:tab w:val="num" w:pos="432"/>
        </w:tabs>
      </w:pPr>
      <w:bookmarkStart w:id="23" w:name="_Toc"/>
      <w:r>
        <w:rPr>
          <w:lang w:val="fr-FR"/>
        </w:rPr>
        <w:lastRenderedPageBreak/>
        <w:t>Introduction</w:t>
      </w:r>
      <w:bookmarkEnd w:id="23"/>
    </w:p>
    <w:p w:rsidR="00DA164A" w:rsidRDefault="005B3A4D">
      <w:pPr>
        <w:pStyle w:val="BodyA"/>
      </w:pPr>
      <w:r>
        <w:t>The AT</w:t>
      </w:r>
      <w:r>
        <w:t xml:space="preserve">&amp;T </w:t>
      </w:r>
      <w:proofErr w:type="spellStart"/>
      <w:r>
        <w:t>PhoneGap</w:t>
      </w:r>
      <w:proofErr w:type="spellEnd"/>
      <w:r>
        <w:t xml:space="preserve"> Mobile SDK </w:t>
      </w:r>
      <w:del w:id="24" w:author="Michael Cox" w:date="2014-09-15T16:25:00Z">
        <w:r>
          <w:delText xml:space="preserve">provides </w:delText>
        </w:r>
      </w:del>
      <w:r>
        <w:t>simplifie</w:t>
      </w:r>
      <w:del w:id="25" w:author="Michael Cox" w:date="2014-09-15T16:25:00Z">
        <w:r>
          <w:delText>d</w:delText>
        </w:r>
      </w:del>
      <w:r>
        <w:t xml:space="preserve">s access to AT&amp;T API </w:t>
      </w:r>
      <w:del w:id="26" w:author="Michael Cox" w:date="2014-09-10T11:13:00Z">
        <w:r>
          <w:delText>p</w:delText>
        </w:r>
      </w:del>
      <w:r>
        <w:t xml:space="preserve">Platform services to developers creating mobile applications using Adobe </w:t>
      </w:r>
      <w:proofErr w:type="spellStart"/>
      <w:r>
        <w:t>PhoneGap</w:t>
      </w:r>
      <w:proofErr w:type="spellEnd"/>
      <w:r>
        <w:t xml:space="preserve">. </w:t>
      </w:r>
      <w:del w:id="27" w:author="Michael Cox" w:date="2014-09-10T11:13:00Z">
        <w:r>
          <w:delText xml:space="preserve">It </w:delText>
        </w:r>
      </w:del>
      <w:r>
        <w:t xml:space="preserve">This SDK helps </w:t>
      </w:r>
      <w:del w:id="28" w:author="Michael Cox" w:date="2014-09-10T11:15:00Z">
        <w:r>
          <w:delText xml:space="preserve">mobile </w:delText>
        </w:r>
      </w:del>
      <w:r>
        <w:t xml:space="preserve">developers to quickly bring robust </w:t>
      </w:r>
      <w:del w:id="29" w:author="Michael Cox" w:date="2014-09-10T11:14:00Z">
        <w:r>
          <w:delText xml:space="preserve">PhoneGap </w:delText>
        </w:r>
      </w:del>
      <w:del w:id="30" w:author="Michael Cox" w:date="2014-09-10T11:15:00Z">
        <w:r>
          <w:delText xml:space="preserve">mobile </w:delText>
        </w:r>
      </w:del>
      <w:r>
        <w:t>app</w:t>
      </w:r>
      <w:del w:id="31" w:author="Michael Cox" w:date="2014-09-10T11:15:00Z">
        <w:r>
          <w:delText>lication</w:delText>
        </w:r>
      </w:del>
      <w:r>
        <w:t>s to market</w:t>
      </w:r>
      <w:del w:id="32" w:author="Michael Cox" w:date="2014-09-10T11:15:00Z">
        <w:r>
          <w:delText xml:space="preserve"> quickly</w:delText>
        </w:r>
      </w:del>
      <w:r>
        <w:t xml:space="preserve"> by significantly reducing the complexity of building app</w:t>
      </w:r>
      <w:del w:id="33" w:author="Michael Cox" w:date="2014-09-10T11:15:00Z">
        <w:r>
          <w:delText>lication</w:delText>
        </w:r>
      </w:del>
      <w:r>
        <w:t xml:space="preserve">s that use AT&amp;T </w:t>
      </w:r>
      <w:del w:id="34" w:author="Michael Cox" w:date="2014-09-10T11:15:00Z">
        <w:r>
          <w:delText>p</w:delText>
        </w:r>
      </w:del>
      <w:r>
        <w:t>Platform services.</w:t>
      </w:r>
    </w:p>
    <w:p w:rsidR="00DA164A" w:rsidRDefault="005B3A4D">
      <w:pPr>
        <w:pStyle w:val="BodyA"/>
      </w:pPr>
      <w:r>
        <w:t xml:space="preserve">The AT&amp;T </w:t>
      </w:r>
      <w:proofErr w:type="spellStart"/>
      <w:r>
        <w:t>PhoneGap</w:t>
      </w:r>
      <w:proofErr w:type="spellEnd"/>
      <w:r>
        <w:t xml:space="preserve"> Mobile SDK </w:t>
      </w:r>
      <w:del w:id="35" w:author="Michael Cox" w:date="2014-09-10T11:16:00Z">
        <w:r>
          <w:delText xml:space="preserve">lets </w:delText>
        </w:r>
      </w:del>
      <w:r>
        <w:t>enables other interfaces to access the following AT&amp;T APIs</w:t>
      </w:r>
      <w:del w:id="36" w:author="Michael Cox" w:date="2014-09-10T11:16:00Z">
        <w:r>
          <w:delText xml:space="preserve"> from the AT&amp;T platform</w:delText>
        </w:r>
      </w:del>
      <w:r>
        <w:t>:</w:t>
      </w:r>
    </w:p>
    <w:p w:rsidR="00DA164A" w:rsidRDefault="005B3A4D" w:rsidP="00B071CA">
      <w:pPr>
        <w:pStyle w:val="ListParagraph"/>
        <w:numPr>
          <w:ilvl w:val="0"/>
          <w:numId w:val="64"/>
        </w:numPr>
      </w:pPr>
      <w:r>
        <w:t>Advertising</w:t>
      </w:r>
    </w:p>
    <w:p w:rsidR="00DA164A" w:rsidRDefault="005B3A4D" w:rsidP="00B071CA">
      <w:pPr>
        <w:pStyle w:val="ListParagraph"/>
        <w:numPr>
          <w:ilvl w:val="0"/>
          <w:numId w:val="64"/>
        </w:numPr>
      </w:pPr>
      <w:r>
        <w:t>Device Capabilities</w:t>
      </w:r>
    </w:p>
    <w:p w:rsidR="00DA164A" w:rsidRDefault="005B3A4D" w:rsidP="00B071CA">
      <w:pPr>
        <w:pStyle w:val="ListParagraph"/>
        <w:numPr>
          <w:ilvl w:val="0"/>
          <w:numId w:val="64"/>
        </w:numPr>
      </w:pPr>
      <w:r>
        <w:t>In-</w:t>
      </w:r>
      <w:r>
        <w:t>App Messaging</w:t>
      </w:r>
    </w:p>
    <w:p w:rsidR="00DA164A" w:rsidRDefault="005B3A4D" w:rsidP="00B071CA">
      <w:pPr>
        <w:pStyle w:val="ListParagraph"/>
        <w:numPr>
          <w:ilvl w:val="0"/>
          <w:numId w:val="64"/>
        </w:numPr>
      </w:pPr>
      <w:r>
        <w:t>MMS</w:t>
      </w:r>
    </w:p>
    <w:p w:rsidR="00DA164A" w:rsidRDefault="005B3A4D" w:rsidP="00B071CA">
      <w:pPr>
        <w:pStyle w:val="ListParagraph"/>
        <w:numPr>
          <w:ilvl w:val="0"/>
          <w:numId w:val="64"/>
        </w:numPr>
      </w:pPr>
      <w:proofErr w:type="spellStart"/>
      <w:r>
        <w:t>OAuth</w:t>
      </w:r>
      <w:proofErr w:type="spellEnd"/>
    </w:p>
    <w:p w:rsidR="00DA164A" w:rsidRDefault="005B3A4D" w:rsidP="00B071CA">
      <w:pPr>
        <w:pStyle w:val="ListParagraph"/>
        <w:numPr>
          <w:ilvl w:val="0"/>
          <w:numId w:val="64"/>
        </w:numPr>
      </w:pPr>
      <w:r>
        <w:t>SMS</w:t>
      </w:r>
    </w:p>
    <w:p w:rsidR="00DA164A" w:rsidRDefault="005B3A4D" w:rsidP="00B071CA">
      <w:pPr>
        <w:pStyle w:val="ListParagraph"/>
        <w:numPr>
          <w:ilvl w:val="0"/>
          <w:numId w:val="64"/>
        </w:numPr>
      </w:pPr>
      <w:r>
        <w:t>Speech</w:t>
      </w:r>
    </w:p>
    <w:p w:rsidR="00DA164A" w:rsidRDefault="005B3A4D">
      <w:pPr>
        <w:pStyle w:val="BodyA"/>
      </w:pPr>
      <w:r>
        <w:br w:type="page"/>
      </w:r>
    </w:p>
    <w:p w:rsidR="00DA164A" w:rsidRDefault="00DA164A">
      <w:pPr>
        <w:pStyle w:val="BodyA"/>
      </w:pPr>
    </w:p>
    <w:p w:rsidR="00DA164A" w:rsidRDefault="005B3A4D">
      <w:pPr>
        <w:pStyle w:val="Heading"/>
        <w:numPr>
          <w:ilvl w:val="0"/>
          <w:numId w:val="5"/>
        </w:numPr>
        <w:tabs>
          <w:tab w:val="num" w:pos="432"/>
        </w:tabs>
      </w:pPr>
      <w:bookmarkStart w:id="37" w:name="_Toc1"/>
      <w:r>
        <w:rPr>
          <w:lang w:val="nl-NL"/>
        </w:rPr>
        <w:t>Architectural Overview</w:t>
      </w:r>
      <w:bookmarkEnd w:id="37"/>
    </w:p>
    <w:p w:rsidR="00DA164A" w:rsidRDefault="005B3A4D">
      <w:pPr>
        <w:pStyle w:val="BodyA"/>
        <w:rPr>
          <w:del w:id="38" w:author="Michael Cox" w:date="2014-09-15T12:30:00Z"/>
        </w:rPr>
      </w:pPr>
      <w:r>
        <w:t xml:space="preserve">The AT&amp;T </w:t>
      </w:r>
      <w:proofErr w:type="spellStart"/>
      <w:r>
        <w:t>PhoneGap</w:t>
      </w:r>
      <w:proofErr w:type="spellEnd"/>
      <w:r>
        <w:t xml:space="preserve"> Mobile SDK uses a </w:t>
      </w:r>
      <w:proofErr w:type="spellStart"/>
      <w:r>
        <w:t>CommonJS</w:t>
      </w:r>
      <w:proofErr w:type="spellEnd"/>
      <w:r>
        <w:t>-compliant JavaScript wrapper library to expose</w:t>
      </w:r>
      <w:del w:id="39" w:author="Michael Cox" w:date="2014-09-15T12:29:00Z">
        <w:r>
          <w:delText xml:space="preserve">s </w:delText>
        </w:r>
      </w:del>
      <w:del w:id="40" w:author="Michael Cox" w:date="2014-09-12T14:27:00Z">
        <w:r>
          <w:delText xml:space="preserve">JavaScript </w:delText>
        </w:r>
      </w:del>
      <w:ins w:id="41" w:author="Michael Cox" w:date="2014-09-15T12:29:00Z">
        <w:r>
          <w:t xml:space="preserve"> </w:t>
        </w:r>
      </w:ins>
      <w:r>
        <w:t>interfaces</w:t>
      </w:r>
      <w:del w:id="42" w:author="Michael Cox" w:date="2014-09-12T14:27:00Z">
        <w:r>
          <w:delText>. It</w:delText>
        </w:r>
      </w:del>
      <w:r>
        <w:t xml:space="preserve"> </w:t>
      </w:r>
      <w:del w:id="43" w:author="Michael Cox" w:date="2014-09-12T14:28:00Z">
        <w:r>
          <w:delText xml:space="preserve">complies </w:delText>
        </w:r>
      </w:del>
      <w:del w:id="44" w:author="Michael Cox" w:date="2014-09-15T12:29:00Z">
        <w:r>
          <w:delText xml:space="preserve">with common JavaScript </w:delText>
        </w:r>
        <w:r>
          <w:delText>specifications</w:delText>
        </w:r>
      </w:del>
      <w:r>
        <w:t xml:space="preserve"> to </w:t>
      </w:r>
      <w:del w:id="45" w:author="Michael Cox" w:date="2014-09-15T12:29:00Z">
        <w:r>
          <w:delText xml:space="preserve">access </w:delText>
        </w:r>
      </w:del>
      <w:del w:id="46" w:author="Michael Cox" w:date="2014-09-12T14:28:00Z">
        <w:r>
          <w:delText xml:space="preserve">the </w:delText>
        </w:r>
      </w:del>
      <w:r>
        <w:t xml:space="preserve">AT&amp;T </w:t>
      </w:r>
      <w:del w:id="47" w:author="Michael Cox" w:date="2014-09-12T14:28:00Z">
        <w:r>
          <w:delText xml:space="preserve">platform </w:delText>
        </w:r>
      </w:del>
      <w:r>
        <w:t>API</w:t>
      </w:r>
      <w:ins w:id="48" w:author="Michael Cox" w:date="2014-09-12T14:28:00Z">
        <w:r>
          <w:t>s</w:t>
        </w:r>
      </w:ins>
      <w:r>
        <w:t xml:space="preserve">. </w:t>
      </w:r>
      <w:del w:id="49" w:author="Michael Cox" w:date="2014-09-15T12:30:00Z">
        <w:r>
          <w:delText>The following components provide access</w:delText>
        </w:r>
      </w:del>
      <w:del w:id="50" w:author="Michael Cox" w:date="2014-09-12T14:28:00Z">
        <w:r>
          <w:delText xml:space="preserve"> to the AT&amp;T platform API</w:delText>
        </w:r>
      </w:del>
      <w:del w:id="51" w:author="Michael Cox" w:date="2014-09-15T12:30:00Z">
        <w:r>
          <w:delText>:</w:delText>
        </w:r>
      </w:del>
      <w:r>
        <w:t>The wrapper library works in conjunction with the</w:t>
      </w:r>
      <w:ins w:id="52" w:author="Michael Cox" w:date="2014-09-15T12:32:00Z">
        <w:r>
          <w:t xml:space="preserve"> </w:t>
        </w:r>
      </w:ins>
    </w:p>
    <w:p w:rsidR="00DA164A" w:rsidRDefault="005B3A4D">
      <w:pPr>
        <w:pStyle w:val="BodyA"/>
        <w:rPr>
          <w:del w:id="53" w:author="Michael Cox" w:date="2014-09-15T12:31:00Z"/>
        </w:rPr>
      </w:pPr>
      <w:proofErr w:type="spellStart"/>
      <w:proofErr w:type="gramStart"/>
      <w:r>
        <w:t>PhoneGap</w:t>
      </w:r>
      <w:proofErr w:type="spellEnd"/>
      <w:r>
        <w:t xml:space="preserve"> </w:t>
      </w:r>
      <w:del w:id="54" w:author="Michael Cox" w:date="2014-09-15T12:30:00Z">
        <w:r>
          <w:delText>M</w:delText>
        </w:r>
      </w:del>
      <w:r>
        <w:t xml:space="preserve">mobile SDK </w:t>
      </w:r>
      <w:del w:id="55" w:author="Michael Cox" w:date="2014-09-15T12:31:00Z">
        <w:r>
          <w:delText>N</w:delText>
        </w:r>
      </w:del>
      <w:r>
        <w:t xml:space="preserve">native component </w:t>
      </w:r>
      <w:del w:id="56" w:author="Michael Cox" w:date="2014-09-15T12:31:00Z">
        <w:r>
          <w:delText>(</w:delText>
        </w:r>
      </w:del>
      <w:r>
        <w:t xml:space="preserve">for </w:t>
      </w:r>
      <w:proofErr w:type="spellStart"/>
      <w:r>
        <w:t>iOS</w:t>
      </w:r>
      <w:proofErr w:type="spellEnd"/>
      <w:r>
        <w:t xml:space="preserve"> </w:t>
      </w:r>
      <w:del w:id="57" w:author="Michael Cox" w:date="2014-09-15T12:31:00Z">
        <w:r>
          <w:delText xml:space="preserve">&amp; </w:delText>
        </w:r>
      </w:del>
      <w:r>
        <w:t>or Android</w:t>
      </w:r>
      <w:del w:id="58" w:author="Michael Cox" w:date="2014-09-15T12:31:00Z">
        <w:r>
          <w:delText>)</w:delText>
        </w:r>
      </w:del>
      <w:ins w:id="59" w:author="Michael Cox" w:date="2014-09-15T12:31:00Z">
        <w:r>
          <w:t>.</w:t>
        </w:r>
      </w:ins>
      <w:proofErr w:type="gramEnd"/>
    </w:p>
    <w:p w:rsidR="00DA164A" w:rsidRDefault="005B3A4D">
      <w:pPr>
        <w:pStyle w:val="BodyA"/>
      </w:pPr>
      <w:del w:id="60" w:author="Michael Cox" w:date="2014-09-15T12:31:00Z">
        <w:r>
          <w:delText>Java</w:delText>
        </w:r>
      </w:del>
      <w:del w:id="61" w:author="Michael Cox" w:date="2014-09-12T14:28:00Z">
        <w:r>
          <w:delText xml:space="preserve"> </w:delText>
        </w:r>
      </w:del>
      <w:del w:id="62" w:author="Michael Cox" w:date="2014-09-15T12:31:00Z">
        <w:r>
          <w:delText xml:space="preserve">Script </w:delText>
        </w:r>
      </w:del>
      <w:del w:id="63" w:author="Michael Cox" w:date="2014-09-12T14:28:00Z">
        <w:r>
          <w:delText>W</w:delText>
        </w:r>
      </w:del>
      <w:del w:id="64" w:author="Michael Cox" w:date="2014-09-15T12:31:00Z">
        <w:r>
          <w:delText xml:space="preserve">rapper </w:delText>
        </w:r>
      </w:del>
      <w:del w:id="65" w:author="Michael Cox" w:date="2014-09-12T14:28:00Z">
        <w:r>
          <w:delText>L</w:delText>
        </w:r>
      </w:del>
      <w:del w:id="66" w:author="Michael Cox" w:date="2014-09-15T12:31:00Z">
        <w:r>
          <w:delText xml:space="preserve">ibrary </w:delText>
        </w:r>
        <w:r>
          <w:delText>(compliant with CommonJS specification)</w:delText>
        </w:r>
      </w:del>
    </w:p>
    <w:p w:rsidR="00DA164A" w:rsidRDefault="005B3A4D">
      <w:pPr>
        <w:pStyle w:val="Figure"/>
        <w:rPr>
          <w:rFonts w:ascii="Calibri" w:eastAsia="Calibri" w:hAnsi="Calibri" w:cs="Calibri"/>
        </w:rPr>
      </w:pPr>
      <w:r>
        <w:rPr>
          <w:rFonts w:ascii="Calibri" w:eastAsia="Calibri" w:hAnsi="Calibri" w:cs="Calibri"/>
          <w:noProof/>
          <w:lang w:val="en-SG"/>
        </w:rPr>
        <w:drawing>
          <wp:inline distT="0" distB="0" distL="0" distR="0" wp14:anchorId="3B4B0C0D" wp14:editId="491A33E0">
            <wp:extent cx="5358384" cy="354787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3.png"/>
                    <pic:cNvPicPr/>
                  </pic:nvPicPr>
                  <pic:blipFill>
                    <a:blip r:embed="rId18">
                      <a:extLst/>
                    </a:blip>
                    <a:stretch>
                      <a:fillRect/>
                    </a:stretch>
                  </pic:blipFill>
                  <pic:spPr>
                    <a:xfrm>
                      <a:off x="0" y="0"/>
                      <a:ext cx="5358384" cy="3547872"/>
                    </a:xfrm>
                    <a:prstGeom prst="rect">
                      <a:avLst/>
                    </a:prstGeom>
                    <a:ln w="6350" cap="flat">
                      <a:solidFill>
                        <a:srgbClr val="000000"/>
                      </a:solidFill>
                      <a:prstDash val="solid"/>
                      <a:miter lim="800000"/>
                    </a:ln>
                    <a:effectLst/>
                  </pic:spPr>
                </pic:pic>
              </a:graphicData>
            </a:graphic>
          </wp:inline>
        </w:drawing>
      </w:r>
    </w:p>
    <w:p w:rsidR="00DA164A" w:rsidRDefault="005B3A4D">
      <w:pPr>
        <w:pStyle w:val="Caption"/>
        <w:rPr>
          <w:ins w:id="67" w:author="Rajiv" w:date="2014-10-01T08:41:00Z"/>
          <w:rFonts w:eastAsia="Arial Unicode MS" w:hAnsi="Arial Unicode MS" w:cs="Arial Unicode MS"/>
        </w:rPr>
      </w:pPr>
      <w:r>
        <w:rPr>
          <w:rFonts w:eastAsia="Arial Unicode MS" w:hAnsi="Arial Unicode MS" w:cs="Arial Unicode MS"/>
        </w:rPr>
        <w:t xml:space="preserve">Figure 21: Architecture diagram of the AT&amp;T </w:t>
      </w:r>
      <w:proofErr w:type="spellStart"/>
      <w:r>
        <w:rPr>
          <w:rFonts w:eastAsia="Arial Unicode MS" w:hAnsi="Arial Unicode MS" w:cs="Arial Unicode MS"/>
        </w:rPr>
        <w:t>PhoneGap</w:t>
      </w:r>
      <w:proofErr w:type="spellEnd"/>
      <w:r>
        <w:rPr>
          <w:rFonts w:eastAsia="Arial Unicode MS" w:hAnsi="Arial Unicode MS" w:cs="Arial Unicode MS"/>
        </w:rPr>
        <w:t xml:space="preserve"> Mobile SDK</w:t>
      </w:r>
      <w:ins w:id="68" w:author="Michael Cox" w:date="2014-09-15T12:32:00Z">
        <w:r>
          <w:rPr>
            <w:rFonts w:eastAsia="Arial Unicode MS" w:hAnsi="Arial Unicode MS" w:cs="Arial Unicode MS"/>
          </w:rPr>
          <w:t>.</w:t>
        </w:r>
      </w:ins>
    </w:p>
    <w:p w:rsidR="00032059" w:rsidRDefault="00032059" w:rsidP="00032059">
      <w:pPr>
        <w:pStyle w:val="BodyA"/>
        <w:rPr>
          <w:ins w:id="69" w:author="Rajiv" w:date="2014-10-01T08:41:00Z"/>
        </w:rPr>
        <w:pPrChange w:id="70" w:author="Rajiv" w:date="2014-10-01T08:41:00Z">
          <w:pPr>
            <w:pStyle w:val="Caption"/>
          </w:pPr>
        </w:pPrChange>
      </w:pPr>
    </w:p>
    <w:p w:rsidR="00032059" w:rsidRPr="00032059" w:rsidRDefault="00032059" w:rsidP="00032059">
      <w:pPr>
        <w:pStyle w:val="BodyA"/>
        <w:rPr>
          <w:rPrChange w:id="71" w:author="Rajiv" w:date="2014-10-01T08:41:00Z">
            <w:rPr/>
          </w:rPrChange>
        </w:rPr>
        <w:pPrChange w:id="72" w:author="Rajiv" w:date="2014-10-01T08:41:00Z">
          <w:pPr>
            <w:pStyle w:val="Caption"/>
          </w:pPr>
        </w:pPrChange>
      </w:pPr>
    </w:p>
    <w:p w:rsidR="00DA164A" w:rsidRDefault="005B3A4D">
      <w:pPr>
        <w:pStyle w:val="Heading"/>
        <w:numPr>
          <w:ilvl w:val="0"/>
          <w:numId w:val="5"/>
        </w:numPr>
        <w:tabs>
          <w:tab w:val="num" w:pos="432"/>
        </w:tabs>
      </w:pPr>
      <w:bookmarkStart w:id="73" w:name="_Toc2"/>
      <w:r>
        <w:rPr>
          <w:lang w:val="nl-NL"/>
        </w:rPr>
        <w:lastRenderedPageBreak/>
        <w:t>Installation Guidelines</w:t>
      </w:r>
      <w:bookmarkEnd w:id="73"/>
    </w:p>
    <w:p w:rsidR="00DA164A" w:rsidRDefault="005B3A4D">
      <w:pPr>
        <w:pStyle w:val="BodyA"/>
      </w:pPr>
      <w:r>
        <w:t xml:space="preserve">An Internet connection is required for API calls. The plugins are designed for the </w:t>
      </w:r>
      <w:proofErr w:type="spellStart"/>
      <w:r>
        <w:t>PhoneGap</w:t>
      </w:r>
      <w:proofErr w:type="spellEnd"/>
      <w:r>
        <w:t xml:space="preserve"> Mobile SDK application, and may not work with an SDK version earlier than 3.4.</w:t>
      </w:r>
    </w:p>
    <w:p w:rsidR="00DA164A" w:rsidRDefault="005B3A4D">
      <w:pPr>
        <w:pStyle w:val="BodyA"/>
      </w:pPr>
      <w:r>
        <w:t>Your organization must abide by the AT&amp;T API agreement to use the AT&amp;</w:t>
      </w:r>
      <w:r>
        <w:t xml:space="preserve">T network. While all AT&amp;T APIs work within the AT&amp;T network, we do not support SMS, MMS and other messages sent to phones using outside the network on other carriers. </w:t>
      </w:r>
    </w:p>
    <w:p w:rsidR="00DA164A" w:rsidRDefault="005B3A4D">
      <w:pPr>
        <w:pStyle w:val="BodyA"/>
      </w:pPr>
      <w:r>
        <w:t>An app key and an app secret are required for sending messages. These keys can be obtain</w:t>
      </w:r>
      <w:r>
        <w:t>ed by joining the AT&amp;T developer program:</w:t>
      </w:r>
    </w:p>
    <w:p w:rsidR="00DA164A" w:rsidRDefault="005B3A4D">
      <w:pPr>
        <w:pStyle w:val="ListParagraph"/>
        <w:numPr>
          <w:ilvl w:val="0"/>
          <w:numId w:val="14"/>
        </w:numPr>
        <w:tabs>
          <w:tab w:val="num" w:pos="2160"/>
        </w:tabs>
      </w:pPr>
      <w:r>
        <w:t xml:space="preserve">Sandbox keys, available with a free AT&amp;T Developer Program account, enable proof-of-concept and testing with AT&amp;T APIs, but do not allow production deployment. </w:t>
      </w:r>
    </w:p>
    <w:p w:rsidR="00DA164A" w:rsidRDefault="005B3A4D">
      <w:pPr>
        <w:pStyle w:val="ListParagraph"/>
        <w:numPr>
          <w:ilvl w:val="0"/>
          <w:numId w:val="15"/>
        </w:numPr>
        <w:tabs>
          <w:tab w:val="num" w:pos="2160"/>
        </w:tabs>
        <w:rPr>
          <w:del w:id="74" w:author="Author" w:date="2014-09-30T12:36:00Z"/>
        </w:rPr>
      </w:pPr>
      <w:r>
        <w:t xml:space="preserve">Production keys are designed to handle a much larger </w:t>
      </w:r>
      <w:r>
        <w:t>amount of traffic, and require a paid AT&amp;T Developer Program account.</w:t>
      </w:r>
      <w:del w:id="75" w:author="Author" w:date="2014-09-30T12:36:00Z">
        <w:r>
          <w:delText>The following components are required to run the AT&amp;T API Platform SDK Plugins for Adobe PhoneGap:</w:delText>
        </w:r>
      </w:del>
    </w:p>
    <w:p w:rsidR="00DA164A" w:rsidRDefault="005B3A4D">
      <w:pPr>
        <w:pStyle w:val="ListParagraph"/>
        <w:ind w:left="0" w:firstLine="0"/>
        <w:rPr>
          <w:del w:id="76" w:author="Author" w:date="2014-09-30T12:36:00Z"/>
        </w:rPr>
      </w:pPr>
      <w:del w:id="77" w:author="Author" w:date="2014-09-30T12:36:00Z">
        <w:r>
          <w:delText>Xcode integrated development environment (IDE) for iPhone version 4.5 or later</w:delText>
        </w:r>
      </w:del>
      <w:ins w:id="78" w:author="Michael Cox" w:date="2014-09-15T12:33:00Z">
        <w:del w:id="79" w:author="Author" w:date="2014-09-30T12:36:00Z">
          <w:r>
            <w:delText>.</w:delText>
          </w:r>
        </w:del>
      </w:ins>
    </w:p>
    <w:p w:rsidR="00DA164A" w:rsidRDefault="005B3A4D">
      <w:pPr>
        <w:pStyle w:val="ListParagraph"/>
        <w:ind w:left="0" w:firstLine="0"/>
        <w:rPr>
          <w:del w:id="80" w:author="Author" w:date="2014-09-30T12:36:00Z"/>
        </w:rPr>
      </w:pPr>
      <w:del w:id="81" w:author="Author" w:date="2014-09-30T12:36:00Z">
        <w:r>
          <w:delText xml:space="preserve">Eclipse </w:delText>
        </w:r>
        <w:r>
          <w:delText>IDE for Android version 3.4 or later</w:delText>
        </w:r>
      </w:del>
      <w:ins w:id="82" w:author="Michael Cox" w:date="2014-09-15T12:33:00Z">
        <w:del w:id="83" w:author="Author" w:date="2014-09-30T12:36:00Z">
          <w:r>
            <w:delText>,</w:delText>
          </w:r>
        </w:del>
      </w:ins>
      <w:del w:id="84" w:author="Author" w:date="2014-09-30T12:36:00Z">
        <w:r>
          <w:delText xml:space="preserve"> </w:delText>
        </w:r>
      </w:del>
      <w:del w:id="85" w:author="Michael Cox" w:date="2014-09-15T12:33:00Z">
        <w:r>
          <w:delText xml:space="preserve">and </w:delText>
        </w:r>
      </w:del>
      <w:del w:id="86" w:author="Author" w:date="2014-09-30T12:36:00Z">
        <w:r>
          <w:delText>with</w:delText>
        </w:r>
      </w:del>
      <w:del w:id="87" w:author="Michael Cox" w:date="2014-09-15T12:33:00Z">
        <w:r>
          <w:delText>installed</w:delText>
        </w:r>
      </w:del>
      <w:del w:id="88" w:author="Author" w:date="2014-09-30T12:36:00Z">
        <w:r>
          <w:delText xml:space="preserve"> ADT plugin</w:delText>
        </w:r>
      </w:del>
      <w:ins w:id="89" w:author="Michael Cox" w:date="2014-09-15T12:33:00Z">
        <w:del w:id="90" w:author="Author" w:date="2014-09-30T12:36:00Z">
          <w:r>
            <w:delText>.</w:delText>
          </w:r>
        </w:del>
      </w:ins>
    </w:p>
    <w:p w:rsidR="00DA164A" w:rsidRDefault="005B3A4D">
      <w:pPr>
        <w:pStyle w:val="ListParagraph"/>
        <w:ind w:left="0" w:firstLine="0"/>
      </w:pPr>
      <w:del w:id="91" w:author="Author" w:date="2014-09-30T12:36:00Z">
        <w:r>
          <w:delText>Phone</w:delText>
        </w:r>
      </w:del>
      <w:del w:id="92" w:author="Michael Cox" w:date="2014-09-15T12:33:00Z">
        <w:r>
          <w:delText>g</w:delText>
        </w:r>
      </w:del>
      <w:del w:id="93" w:author="Author" w:date="2014-09-30T12:36:00Z">
        <w:r>
          <w:delText>Gap mobile SDK version 2.</w:delText>
        </w:r>
      </w:del>
      <w:del w:id="94" w:author="Author" w:date="2014-09-30T11:58:00Z">
        <w:r>
          <w:delText>5</w:delText>
        </w:r>
      </w:del>
      <w:del w:id="95" w:author="Michael Cox" w:date="2014-09-15T12:33:00Z">
        <w:r>
          <w:delText>.</w:delText>
        </w:r>
      </w:del>
      <w:del w:id="96" w:author="Author" w:date="2014-09-30T12:36:00Z">
        <w:r>
          <w:delText xml:space="preserve"> or later</w:delText>
        </w:r>
      </w:del>
      <w:ins w:id="97" w:author="Michael Cox" w:date="2014-09-15T12:33:00Z">
        <w:del w:id="98" w:author="Author" w:date="2014-09-30T12:36:00Z">
          <w:r>
            <w:delText>.</w:delText>
          </w:r>
        </w:del>
      </w:ins>
    </w:p>
    <w:p w:rsidR="00DA164A" w:rsidRDefault="00032059" w:rsidP="00032059">
      <w:pPr>
        <w:pStyle w:val="Heading2"/>
        <w:ind w:firstLine="144"/>
        <w:pPrChange w:id="99" w:author="Rajiv" w:date="2014-10-01T08:45:00Z">
          <w:pPr>
            <w:pStyle w:val="Heading2"/>
            <w:numPr>
              <w:ilvl w:val="1"/>
              <w:numId w:val="16"/>
            </w:numPr>
            <w:tabs>
              <w:tab w:val="num" w:pos="576"/>
            </w:tabs>
          </w:pPr>
        </w:pPrChange>
      </w:pPr>
      <w:bookmarkStart w:id="100" w:name="_Toc3"/>
      <w:ins w:id="101" w:author="Rajiv" w:date="2014-10-01T08:46:00Z">
        <w:r>
          <w:rPr>
            <w:lang w:val="en-US"/>
          </w:rPr>
          <w:t xml:space="preserve"> </w:t>
        </w:r>
      </w:ins>
      <w:r w:rsidR="005B3A4D">
        <w:rPr>
          <w:lang w:val="en-US"/>
        </w:rPr>
        <w:t>Prer</w:t>
      </w:r>
      <w:r w:rsidR="005B3A4D">
        <w:rPr>
          <w:lang w:val="en-US"/>
        </w:rPr>
        <w:t>equisites</w:t>
      </w:r>
      <w:bookmarkEnd w:id="100"/>
    </w:p>
    <w:p w:rsidR="00DA164A" w:rsidRDefault="005B3A4D">
      <w:pPr>
        <w:pStyle w:val="BodyA"/>
      </w:pPr>
      <w:r>
        <w:t xml:space="preserve">The following components are required to run the AT&amp;T API Platform SDK Plugins for Adobe </w:t>
      </w:r>
      <w:proofErr w:type="spellStart"/>
      <w:r>
        <w:t>PhoneGap</w:t>
      </w:r>
      <w:proofErr w:type="spellEnd"/>
      <w:r>
        <w:t>:</w:t>
      </w:r>
    </w:p>
    <w:p w:rsidR="00DA164A" w:rsidRDefault="005B3A4D">
      <w:pPr>
        <w:pStyle w:val="ListParagraph"/>
        <w:numPr>
          <w:ilvl w:val="0"/>
          <w:numId w:val="18"/>
        </w:numPr>
        <w:tabs>
          <w:tab w:val="num" w:pos="2160"/>
        </w:tabs>
      </w:pPr>
      <w:proofErr w:type="spellStart"/>
      <w:r>
        <w:t>Xcode</w:t>
      </w:r>
      <w:proofErr w:type="spellEnd"/>
      <w:r>
        <w:t xml:space="preserve"> integrated development environment (IDE) for iPhone version 5.1 or later.</w:t>
      </w:r>
    </w:p>
    <w:p w:rsidR="00DA164A" w:rsidRDefault="00262FAC">
      <w:pPr>
        <w:pStyle w:val="ListParagraph"/>
        <w:numPr>
          <w:ilvl w:val="0"/>
          <w:numId w:val="19"/>
        </w:numPr>
        <w:tabs>
          <w:tab w:val="num" w:pos="2160"/>
        </w:tabs>
      </w:pPr>
      <w:r>
        <w:t xml:space="preserve">Android </w:t>
      </w:r>
      <w:proofErr w:type="gramStart"/>
      <w:r>
        <w:t xml:space="preserve">SDK </w:t>
      </w:r>
      <w:r w:rsidR="005B3A4D">
        <w:t xml:space="preserve"> for</w:t>
      </w:r>
      <w:proofErr w:type="gramEnd"/>
      <w:r w:rsidR="005B3A4D">
        <w:t xml:space="preserve"> Android version </w:t>
      </w:r>
      <w:r w:rsidR="00EC121F">
        <w:t>2.3.3</w:t>
      </w:r>
      <w:r w:rsidR="005B3A4D">
        <w:t xml:space="preserve"> or later</w:t>
      </w:r>
      <w:r>
        <w:t>.</w:t>
      </w:r>
    </w:p>
    <w:p w:rsidR="00DA164A" w:rsidRDefault="005B3A4D">
      <w:pPr>
        <w:pStyle w:val="ListParagraph"/>
        <w:numPr>
          <w:ilvl w:val="0"/>
          <w:numId w:val="20"/>
        </w:numPr>
        <w:tabs>
          <w:tab w:val="num" w:pos="2160"/>
        </w:tabs>
      </w:pPr>
      <w:proofErr w:type="spellStart"/>
      <w:r>
        <w:t>PhoneGap</w:t>
      </w:r>
      <w:proofErr w:type="spellEnd"/>
      <w:r>
        <w:t xml:space="preserve"> mobile SDK version 3.4 or later.</w:t>
      </w:r>
    </w:p>
    <w:p w:rsidR="00DA164A" w:rsidRDefault="005B3A4D">
      <w:pPr>
        <w:pStyle w:val="ListParagraph"/>
        <w:ind w:left="0" w:firstLine="0"/>
      </w:pPr>
      <w:r>
        <w:tab/>
      </w:r>
      <w:r>
        <w:tab/>
      </w:r>
      <w:commentRangeStart w:id="102"/>
      <w:r>
        <w:t xml:space="preserve">The </w:t>
      </w:r>
      <w:proofErr w:type="spellStart"/>
      <w:r>
        <w:t>PhoneGap</w:t>
      </w:r>
      <w:proofErr w:type="spellEnd"/>
      <w:r>
        <w:t xml:space="preserve"> plugins require the file require.js, available from </w:t>
      </w:r>
      <w:r>
        <w:tab/>
      </w:r>
      <w:r>
        <w:tab/>
      </w:r>
      <w:r>
        <w:tab/>
      </w:r>
      <w:r>
        <w:tab/>
      </w:r>
      <w:r>
        <w:tab/>
      </w:r>
      <w:hyperlink r:id="rId19" w:history="1">
        <w:r>
          <w:rPr>
            <w:rStyle w:val="Link"/>
          </w:rPr>
          <w:t>http://github.com/jrburke/requirejs</w:t>
        </w:r>
      </w:hyperlink>
      <w:commentRangeEnd w:id="102"/>
      <w:r>
        <w:commentReference w:id="102"/>
      </w:r>
      <w:r>
        <w:t xml:space="preserve"> to be included in your project. </w:t>
      </w:r>
    </w:p>
    <w:tbl>
      <w:tblPr>
        <w:tblW w:w="8150" w:type="dxa"/>
        <w:tblInd w:w="13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68"/>
        <w:gridCol w:w="5782"/>
      </w:tblGrid>
      <w:tr w:rsidR="00DA164A">
        <w:trPr>
          <w:trHeight w:val="249"/>
          <w:tblHeader/>
        </w:trPr>
        <w:tc>
          <w:tcPr>
            <w:tcW w:w="2368" w:type="dxa"/>
            <w:tcBorders>
              <w:top w:val="single" w:sz="4" w:space="0" w:color="000000"/>
              <w:left w:val="single" w:sz="4" w:space="0" w:color="000000"/>
              <w:bottom w:val="single" w:sz="4" w:space="0" w:color="000000"/>
              <w:right w:val="single" w:sz="4" w:space="0" w:color="000000"/>
            </w:tcBorders>
            <w:shd w:val="clear" w:color="auto" w:fill="92CDDC"/>
            <w:tcMar>
              <w:top w:w="80" w:type="dxa"/>
              <w:left w:w="80" w:type="dxa"/>
              <w:bottom w:w="80" w:type="dxa"/>
              <w:right w:w="80" w:type="dxa"/>
            </w:tcMar>
          </w:tcPr>
          <w:p w:rsidR="00DA164A" w:rsidRDefault="005B3A4D">
            <w:pPr>
              <w:pStyle w:val="Numberedlist"/>
              <w:spacing w:before="0" w:after="0" w:line="240" w:lineRule="exact"/>
              <w:ind w:left="0" w:firstLine="0"/>
            </w:pPr>
            <w:r>
              <w:rPr>
                <w:rFonts w:ascii="Arial Bold"/>
              </w:rPr>
              <w:t>JavaScript File</w:t>
            </w:r>
          </w:p>
        </w:tc>
        <w:tc>
          <w:tcPr>
            <w:tcW w:w="5782" w:type="dxa"/>
            <w:tcBorders>
              <w:top w:val="single" w:sz="4" w:space="0" w:color="000000"/>
              <w:left w:val="single" w:sz="4" w:space="0" w:color="000000"/>
              <w:bottom w:val="single" w:sz="4" w:space="0" w:color="000000"/>
              <w:right w:val="single" w:sz="4" w:space="0" w:color="000000"/>
            </w:tcBorders>
            <w:shd w:val="clear" w:color="auto" w:fill="92CDDC"/>
            <w:tcMar>
              <w:top w:w="80" w:type="dxa"/>
              <w:left w:w="80" w:type="dxa"/>
              <w:bottom w:w="80" w:type="dxa"/>
              <w:right w:w="80" w:type="dxa"/>
            </w:tcMar>
          </w:tcPr>
          <w:p w:rsidR="00DA164A" w:rsidRDefault="005B3A4D">
            <w:pPr>
              <w:pStyle w:val="Numberedlist"/>
              <w:spacing w:before="0" w:after="0" w:line="240" w:lineRule="exact"/>
              <w:ind w:left="0" w:firstLine="0"/>
            </w:pPr>
            <w:r>
              <w:rPr>
                <w:rFonts w:ascii="Arial Bold"/>
              </w:rPr>
              <w:t>Download Location</w:t>
            </w:r>
          </w:p>
        </w:tc>
      </w:tr>
      <w:tr w:rsidR="00DA164A">
        <w:tblPrEx>
          <w:shd w:val="clear" w:color="auto" w:fill="auto"/>
        </w:tblPrEx>
        <w:trPr>
          <w:trHeight w:val="249"/>
        </w:trPr>
        <w:tc>
          <w:tcPr>
            <w:tcW w:w="23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A164A" w:rsidRDefault="005B3A4D">
            <w:pPr>
              <w:pStyle w:val="Numberedlist"/>
              <w:spacing w:before="0" w:after="0" w:line="240" w:lineRule="exact"/>
              <w:ind w:left="0" w:firstLine="0"/>
            </w:pPr>
            <w:r>
              <w:t>require.js</w:t>
            </w:r>
          </w:p>
        </w:tc>
        <w:tc>
          <w:tcPr>
            <w:tcW w:w="57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A164A" w:rsidRDefault="005B3A4D">
            <w:pPr>
              <w:pStyle w:val="Numberedlist"/>
              <w:spacing w:before="0" w:after="0" w:line="240" w:lineRule="exact"/>
              <w:ind w:left="0" w:firstLine="0"/>
            </w:pPr>
            <w:hyperlink r:id="rId21" w:history="1">
              <w:r>
                <w:rPr>
                  <w:rStyle w:val="Hyperlink1"/>
                </w:rPr>
                <w:t>http://github.com/jrburke/requirejs</w:t>
              </w:r>
            </w:hyperlink>
          </w:p>
        </w:tc>
      </w:tr>
    </w:tbl>
    <w:p w:rsidR="00DA164A" w:rsidRDefault="00DA164A">
      <w:pPr>
        <w:pStyle w:val="BodyA"/>
        <w:ind w:left="28" w:firstLine="1412"/>
        <w:rPr>
          <w:ins w:id="103" w:author="Author" w:date="2014-09-30T12:41:00Z"/>
        </w:rPr>
      </w:pPr>
    </w:p>
    <w:p w:rsidR="00DA164A" w:rsidRDefault="00DA164A">
      <w:pPr>
        <w:pStyle w:val="Caption"/>
      </w:pPr>
    </w:p>
    <w:p w:rsidR="00DA164A" w:rsidRDefault="005B3A4D">
      <w:pPr>
        <w:pStyle w:val="Heading2"/>
        <w:numPr>
          <w:ilvl w:val="1"/>
          <w:numId w:val="16"/>
        </w:numPr>
        <w:tabs>
          <w:tab w:val="num" w:pos="576"/>
        </w:tabs>
        <w:rPr>
          <w:del w:id="104" w:author="Author" w:date="2014-09-30T12:42:00Z"/>
        </w:rPr>
      </w:pPr>
      <w:bookmarkStart w:id="105" w:name="_Ref352576210"/>
      <w:bookmarkStart w:id="106" w:name="_Toc4"/>
      <w:r>
        <w:rPr>
          <w:lang w:val="en-US"/>
        </w:rPr>
        <w:t>Download</w:t>
      </w:r>
      <w:del w:id="107" w:author="Michael Cox" w:date="2014-09-15T15:15:00Z">
        <w:r>
          <w:delText xml:space="preserve"> File</w:delText>
        </w:r>
      </w:del>
      <w:r>
        <w:t>s</w:t>
      </w:r>
      <w:bookmarkEnd w:id="105"/>
      <w:bookmarkEnd w:id="106"/>
    </w:p>
    <w:p w:rsidR="00DA164A" w:rsidRDefault="005B3A4D">
      <w:pPr>
        <w:pStyle w:val="ListParagraph"/>
        <w:ind w:left="0" w:firstLine="0"/>
      </w:pPr>
      <w:hyperlink r:id="rId22" w:history="1"/>
      <w:hyperlink r:id="rId23" w:history="1"/>
      <w:hyperlink r:id="rId24" w:history="1"/>
    </w:p>
    <w:p w:rsidR="00DA164A" w:rsidRDefault="005B3A4D">
      <w:pPr>
        <w:pStyle w:val="BodyA"/>
        <w:rPr>
          <w:ins w:id="108" w:author="Michael Cox" w:date="2014-09-15T15:17:00Z"/>
          <w:del w:id="109" w:author="Author" w:date="2014-09-30T12:43:00Z"/>
        </w:rPr>
      </w:pPr>
      <w:r>
        <w:t xml:space="preserve">You can </w:t>
      </w:r>
      <w:del w:id="110" w:author="Author" w:date="2014-09-30T12:42:00Z">
        <w:r>
          <w:delText xml:space="preserve">also </w:delText>
        </w:r>
      </w:del>
      <w:r>
        <w:t xml:space="preserve">download the </w:t>
      </w:r>
      <w:r>
        <w:t xml:space="preserve">AT&amp;T API Platform </w:t>
      </w:r>
      <w:proofErr w:type="spellStart"/>
      <w:r>
        <w:t>PhoneGap</w:t>
      </w:r>
      <w:proofErr w:type="spellEnd"/>
      <w:r>
        <w:t xml:space="preserve"> </w:t>
      </w:r>
      <w:proofErr w:type="gramStart"/>
      <w:r>
        <w:t xml:space="preserve">SDK </w:t>
      </w:r>
      <w:r>
        <w:t xml:space="preserve"> documentation</w:t>
      </w:r>
      <w:proofErr w:type="gramEnd"/>
      <w:r>
        <w:t xml:space="preserve">, samples, and source code from the </w:t>
      </w:r>
      <w:hyperlink r:id="rId25" w:history="1">
        <w:proofErr w:type="spellStart"/>
        <w:r>
          <w:rPr>
            <w:rStyle w:val="Hyperlink0"/>
          </w:rPr>
          <w:t>Github</w:t>
        </w:r>
        <w:proofErr w:type="spellEnd"/>
        <w:r>
          <w:rPr>
            <w:rStyle w:val="Hyperlink0"/>
          </w:rPr>
          <w:t xml:space="preserve"> repository</w:t>
        </w:r>
      </w:hyperlink>
      <w:r>
        <w:t xml:space="preserve"> or </w:t>
      </w:r>
      <w:hyperlink r:id="rId26" w:history="1">
        <w:r>
          <w:rPr>
            <w:rStyle w:val="Hyperlink0"/>
          </w:rPr>
          <w:t>in a zip file</w:t>
        </w:r>
      </w:hyperlink>
      <w:ins w:id="111" w:author="Michael Cox" w:date="2014-09-15T15:18:00Z">
        <w:r>
          <w:t>.</w:t>
        </w:r>
      </w:ins>
      <w:ins w:id="112" w:author="Michael Cox" w:date="2014-09-15T15:17:00Z">
        <w:del w:id="113" w:author="Author" w:date="2014-09-30T12:43:00Z">
          <w:r>
            <w:br/>
          </w:r>
          <w:commentRangeStart w:id="114"/>
        </w:del>
      </w:ins>
    </w:p>
    <w:p w:rsidR="00DA164A" w:rsidRDefault="005B3A4D">
      <w:pPr>
        <w:pStyle w:val="BodyA"/>
        <w:rPr>
          <w:del w:id="115" w:author="Author" w:date="2014-09-30T12:22:00Z"/>
        </w:rPr>
      </w:pPr>
      <w:del w:id="116" w:author="Author" w:date="2014-09-30T12:43:00Z">
        <w:r>
          <w:delText xml:space="preserve">The plugins require </w:delText>
        </w:r>
      </w:del>
      <w:del w:id="117" w:author="Michael Cox" w:date="2014-09-15T15:21:00Z">
        <w:r>
          <w:delText>JavaScript (js) files that you should download before starting</w:delText>
        </w:r>
      </w:del>
      <w:ins w:id="118" w:author="Michael Cox" w:date="2014-09-15T15:21:00Z">
        <w:del w:id="119" w:author="Author" w:date="2014-09-30T12:22:00Z">
          <w:r>
            <w:delText xml:space="preserve">require.js, available from </w:delText>
          </w:r>
        </w:del>
      </w:ins>
      <w:hyperlink r:id="rId27" w:history="1"/>
      <w:del w:id="120" w:author="Author" w:date="2014-09-30T12:22:00Z">
        <w:r>
          <w:delText>.</w:delText>
        </w:r>
      </w:del>
      <w:commentRangeEnd w:id="114"/>
      <w:r>
        <w:commentReference w:id="114"/>
      </w:r>
    </w:p>
    <w:p w:rsidR="00DA164A" w:rsidRDefault="00DA164A">
      <w:pPr>
        <w:pStyle w:val="BodyA"/>
        <w:rPr>
          <w:ins w:id="121" w:author="Rajiv" w:date="2014-10-01T08:41:00Z"/>
        </w:rPr>
      </w:pPr>
    </w:p>
    <w:p w:rsidR="00032059" w:rsidRDefault="00032059">
      <w:pPr>
        <w:pStyle w:val="BodyA"/>
        <w:rPr>
          <w:ins w:id="122" w:author="Rajiv" w:date="2014-10-01T08:41:00Z"/>
        </w:rPr>
      </w:pPr>
    </w:p>
    <w:p w:rsidR="00032059" w:rsidRDefault="00032059">
      <w:pPr>
        <w:pStyle w:val="BodyA"/>
        <w:rPr>
          <w:ins w:id="123" w:author="Rajiv" w:date="2014-10-01T08:41:00Z"/>
        </w:rPr>
      </w:pPr>
    </w:p>
    <w:p w:rsidR="00032059" w:rsidRDefault="00032059">
      <w:pPr>
        <w:pStyle w:val="BodyA"/>
        <w:rPr>
          <w:ins w:id="124" w:author="Rajiv" w:date="2014-10-01T08:41:00Z"/>
        </w:rPr>
      </w:pPr>
    </w:p>
    <w:p w:rsidR="00032059" w:rsidRDefault="00032059">
      <w:pPr>
        <w:pStyle w:val="BodyA"/>
      </w:pPr>
    </w:p>
    <w:p w:rsidR="00DA164A" w:rsidRDefault="005B3A4D">
      <w:pPr>
        <w:pStyle w:val="Heading"/>
        <w:numPr>
          <w:ilvl w:val="0"/>
          <w:numId w:val="5"/>
        </w:numPr>
        <w:tabs>
          <w:tab w:val="num" w:pos="432"/>
        </w:tabs>
      </w:pPr>
      <w:bookmarkStart w:id="125" w:name="_Toc5"/>
      <w:r>
        <w:rPr>
          <w:lang w:val="en-US"/>
        </w:rPr>
        <w:t xml:space="preserve">Installing the Plugin from </w:t>
      </w:r>
      <w:proofErr w:type="spellStart"/>
      <w:r>
        <w:rPr>
          <w:lang w:val="en-US"/>
        </w:rPr>
        <w:t>Github</w:t>
      </w:r>
      <w:bookmarkEnd w:id="125"/>
      <w:proofErr w:type="spellEnd"/>
    </w:p>
    <w:p w:rsidR="00DA164A" w:rsidRDefault="005B3A4D">
      <w:pPr>
        <w:pStyle w:val="BodyA"/>
      </w:pPr>
      <w:r>
        <w:t xml:space="preserve">Follow these steps to install the AT&amp;T </w:t>
      </w:r>
      <w:proofErr w:type="spellStart"/>
      <w:r>
        <w:t>PhoneGap</w:t>
      </w:r>
      <w:proofErr w:type="spellEnd"/>
      <w:r>
        <w:t xml:space="preserve"> plugin from </w:t>
      </w:r>
      <w:proofErr w:type="spellStart"/>
      <w:r>
        <w:t>Github</w:t>
      </w:r>
      <w:proofErr w:type="spellEnd"/>
      <w:r>
        <w:t xml:space="preserve"> </w:t>
      </w:r>
    </w:p>
    <w:p w:rsidR="00DA164A" w:rsidRDefault="005B3A4D">
      <w:pPr>
        <w:pStyle w:val="Numberedlist"/>
        <w:numPr>
          <w:ilvl w:val="0"/>
          <w:numId w:val="23"/>
        </w:numPr>
        <w:tabs>
          <w:tab w:val="num" w:pos="2160"/>
        </w:tabs>
        <w:ind w:left="2160"/>
      </w:pPr>
      <w:r>
        <w:t xml:space="preserve">Navigate to an existing project. All subsequent commands need </w:t>
      </w:r>
      <w:r>
        <w:t>to be run within the project's directory on the Command Line.</w:t>
      </w:r>
    </w:p>
    <w:p w:rsidR="00DA164A" w:rsidDel="00032059" w:rsidRDefault="00032059">
      <w:pPr>
        <w:pStyle w:val="Numberedlist"/>
        <w:numPr>
          <w:ilvl w:val="0"/>
          <w:numId w:val="23"/>
        </w:numPr>
        <w:tabs>
          <w:tab w:val="num" w:pos="2160"/>
        </w:tabs>
        <w:ind w:left="2160"/>
        <w:rPr>
          <w:del w:id="126" w:author="Rajiv" w:date="2014-10-01T08:42:00Z"/>
        </w:rPr>
      </w:pPr>
      <w:r>
        <w:rPr>
          <w:noProof/>
          <w:lang w:val="en-SG"/>
        </w:rPr>
        <mc:AlternateContent>
          <mc:Choice Requires="wps">
            <w:drawing>
              <wp:anchor distT="152400" distB="152400" distL="152400" distR="152400" simplePos="0" relativeHeight="251659264" behindDoc="0" locked="0" layoutInCell="1" allowOverlap="1" wp14:anchorId="0D44FA76" wp14:editId="2A492B6E">
                <wp:simplePos x="0" y="0"/>
                <wp:positionH relativeFrom="margin">
                  <wp:posOffset>-31750</wp:posOffset>
                </wp:positionH>
                <wp:positionV relativeFrom="line">
                  <wp:posOffset>438785</wp:posOffset>
                </wp:positionV>
                <wp:extent cx="6714490" cy="359410"/>
                <wp:effectExtent l="0" t="0" r="0" b="2540"/>
                <wp:wrapTopAndBottom distT="152400" distB="152400"/>
                <wp:docPr id="1073741839" name="officeArt object"/>
                <wp:cNvGraphicFramePr/>
                <a:graphic xmlns:a="http://schemas.openxmlformats.org/drawingml/2006/main">
                  <a:graphicData uri="http://schemas.microsoft.com/office/word/2010/wordprocessingShape">
                    <wps:wsp>
                      <wps:cNvSpPr/>
                      <wps:spPr>
                        <a:xfrm>
                          <a:off x="0" y="0"/>
                          <a:ext cx="6714490" cy="359410"/>
                        </a:xfrm>
                        <a:prstGeom prst="rect">
                          <a:avLst/>
                        </a:prstGeom>
                        <a:solidFill>
                          <a:srgbClr val="000000"/>
                        </a:solidFill>
                        <a:ln w="12700" cap="flat">
                          <a:noFill/>
                          <a:miter lim="400000"/>
                        </a:ln>
                        <a:effectLst/>
                      </wps:spPr>
                      <wps:txbx>
                        <w:txbxContent>
                          <w:p w:rsidR="00DA164A" w:rsidRDefault="005B3A4D">
                            <w:pPr>
                              <w:pStyle w:val="Body"/>
                            </w:pPr>
                            <w:r>
                              <w:rPr>
                                <w:rFonts w:ascii="Trebuchet MS"/>
                                <w:b/>
                                <w:bCs/>
                                <w:color w:val="FEFEFE"/>
                              </w:rPr>
                              <w:t xml:space="preserve">$ </w:t>
                            </w:r>
                            <w:proofErr w:type="spellStart"/>
                            <w:proofErr w:type="gramStart"/>
                            <w:r>
                              <w:rPr>
                                <w:rFonts w:ascii="Trebuchet MS"/>
                                <w:b/>
                                <w:bCs/>
                                <w:color w:val="FEFEFE"/>
                              </w:rPr>
                              <w:t>phonegap</w:t>
                            </w:r>
                            <w:proofErr w:type="spellEnd"/>
                            <w:proofErr w:type="gramEnd"/>
                            <w:r>
                              <w:rPr>
                                <w:rFonts w:ascii="Trebuchet MS"/>
                                <w:b/>
                                <w:bCs/>
                                <w:color w:val="FEFEFE"/>
                                <w:lang w:val="fr-FR"/>
                              </w:rPr>
                              <w:t xml:space="preserve"> plugin </w:t>
                            </w:r>
                            <w:proofErr w:type="spellStart"/>
                            <w:r>
                              <w:rPr>
                                <w:rFonts w:ascii="Trebuchet MS"/>
                                <w:b/>
                                <w:bCs/>
                                <w:color w:val="FEFEFE"/>
                                <w:lang w:val="fr-FR"/>
                              </w:rPr>
                              <w:t>add</w:t>
                            </w:r>
                            <w:proofErr w:type="spellEnd"/>
                            <w:r>
                              <w:rPr>
                                <w:rFonts w:ascii="Trebuchet MS"/>
                                <w:b/>
                                <w:bCs/>
                                <w:color w:val="FEFEFE"/>
                                <w:lang w:val="fr-FR"/>
                              </w:rPr>
                              <w:t xml:space="preserve"> </w:t>
                            </w:r>
                            <w:hyperlink r:id="rId28" w:anchor=":/plugins/" w:history="1">
                              <w:r>
                                <w:rPr>
                                  <w:rStyle w:val="Hyperlink2"/>
                                  <w:rFonts w:ascii="Trebuchet MS"/>
                                  <w:b/>
                                  <w:bCs/>
                                </w:rPr>
                                <w:t>https://github.com/attdev</w:t>
                              </w:r>
                              <w:r>
                                <w:rPr>
                                  <w:rStyle w:val="Hyperlink2"/>
                                  <w:rFonts w:ascii="Trebuchet MS"/>
                                  <w:b/>
                                  <w:bCs/>
                                </w:rPr>
                                <w:t>support/ATT_APIPlatform_PhoneGap.git#:/plugins</w:t>
                              </w:r>
                            </w:hyperlink>
                          </w:p>
                        </w:txbxContent>
                      </wps:txbx>
                      <wps:bodyPr wrap="square" lIns="0" tIns="0" rIns="0" bIns="0" numCol="1" anchor="t">
                        <a:noAutofit/>
                      </wps:bodyPr>
                    </wps:wsp>
                  </a:graphicData>
                </a:graphic>
              </wp:anchor>
            </w:drawing>
          </mc:Choice>
          <mc:Fallback>
            <w:pict>
              <v:rect id="officeArt object" o:spid="_x0000_s1026" style="position:absolute;left:0;text-align:left;margin-left:-2.5pt;margin-top:34.55pt;width:528.7pt;height:28.3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" fillcolor="black" stroked="f" strokeweight="1pt">
                <v:stroke miterlimit="4"/>
                <v:textbox inset="0,0,0,0">
                  <w:txbxContent>
                    <w:p w:rsidR="00DA164A" w:rsidRDefault="005B3A4D">
                      <w:pPr>
                        <w:pStyle w:val="Body"/>
                      </w:pPr>
                      <w:r>
                        <w:rPr>
                          <w:rFonts w:ascii="Trebuchet MS"/>
                          <w:b/>
                          <w:bCs/>
                          <w:color w:val="FEFEFE"/>
                        </w:rPr>
                        <w:t xml:space="preserve">$ </w:t>
                      </w:r>
                      <w:proofErr w:type="spellStart"/>
                      <w:proofErr w:type="gramStart"/>
                      <w:r>
                        <w:rPr>
                          <w:rFonts w:ascii="Trebuchet MS"/>
                          <w:b/>
                          <w:bCs/>
                          <w:color w:val="FEFEFE"/>
                        </w:rPr>
                        <w:t>phonegap</w:t>
                      </w:r>
                      <w:proofErr w:type="spellEnd"/>
                      <w:proofErr w:type="gramEnd"/>
                      <w:r>
                        <w:rPr>
                          <w:rFonts w:ascii="Trebuchet MS"/>
                          <w:b/>
                          <w:bCs/>
                          <w:color w:val="FEFEFE"/>
                          <w:lang w:val="fr-FR"/>
                        </w:rPr>
                        <w:t xml:space="preserve"> plugin </w:t>
                      </w:r>
                      <w:proofErr w:type="spellStart"/>
                      <w:r>
                        <w:rPr>
                          <w:rFonts w:ascii="Trebuchet MS"/>
                          <w:b/>
                          <w:bCs/>
                          <w:color w:val="FEFEFE"/>
                          <w:lang w:val="fr-FR"/>
                        </w:rPr>
                        <w:t>add</w:t>
                      </w:r>
                      <w:proofErr w:type="spellEnd"/>
                      <w:r>
                        <w:rPr>
                          <w:rFonts w:ascii="Trebuchet MS"/>
                          <w:b/>
                          <w:bCs/>
                          <w:color w:val="FEFEFE"/>
                          <w:lang w:val="fr-FR"/>
                        </w:rPr>
                        <w:t xml:space="preserve"> </w:t>
                      </w:r>
                      <w:hyperlink r:id="rId29" w:anchor=":/plugins/" w:history="1">
                        <w:r>
                          <w:rPr>
                            <w:rStyle w:val="Hyperlink2"/>
                            <w:rFonts w:ascii="Trebuchet MS"/>
                            <w:b/>
                            <w:bCs/>
                          </w:rPr>
                          <w:t>https://github.com/attdev</w:t>
                        </w:r>
                        <w:r>
                          <w:rPr>
                            <w:rStyle w:val="Hyperlink2"/>
                            <w:rFonts w:ascii="Trebuchet MS"/>
                            <w:b/>
                            <w:bCs/>
                          </w:rPr>
                          <w:t>support/ATT_APIPlatform_PhoneGap.git#:/plugins</w:t>
                        </w:r>
                      </w:hyperlink>
                    </w:p>
                  </w:txbxContent>
                </v:textbox>
                <w10:wrap type="topAndBottom" anchorx="margin" anchory="line"/>
              </v:rect>
            </w:pict>
          </mc:Fallback>
        </mc:AlternateContent>
      </w:r>
      <w:r w:rsidR="005B3A4D">
        <w:t>Enter the following command to install the plugin.</w:t>
      </w:r>
      <w:r w:rsidR="005B3A4D">
        <w:t xml:space="preserve"> </w:t>
      </w:r>
    </w:p>
    <w:p w:rsidR="00DA164A" w:rsidRDefault="00DA164A" w:rsidP="00032059">
      <w:pPr>
        <w:pStyle w:val="Numberedlist"/>
        <w:ind w:left="2160" w:firstLine="0"/>
        <w:pPrChange w:id="127" w:author="Rajiv" w:date="2014-10-01T08:42:00Z">
          <w:pPr>
            <w:pStyle w:val="Heading"/>
            <w:ind w:left="0" w:firstLine="0"/>
          </w:pPr>
        </w:pPrChange>
      </w:pPr>
    </w:p>
    <w:p w:rsidR="00DA164A" w:rsidRDefault="005B3A4D">
      <w:pPr>
        <w:pStyle w:val="Heading"/>
        <w:numPr>
          <w:ilvl w:val="0"/>
          <w:numId w:val="5"/>
        </w:numPr>
        <w:tabs>
          <w:tab w:val="num" w:pos="432"/>
        </w:tabs>
      </w:pPr>
      <w:bookmarkStart w:id="128" w:name="_Toc6"/>
      <w:r>
        <w:rPr>
          <w:lang w:val="en-US"/>
        </w:rPr>
        <w:t>Installing the Plugin from File System</w:t>
      </w:r>
      <w:bookmarkEnd w:id="128"/>
    </w:p>
    <w:p w:rsidR="00DA164A" w:rsidRDefault="005B3A4D">
      <w:pPr>
        <w:pStyle w:val="BodyA"/>
      </w:pPr>
      <w:r>
        <w:t xml:space="preserve">Follow these steps to install the AT&amp;T </w:t>
      </w:r>
      <w:proofErr w:type="spellStart"/>
      <w:r>
        <w:t>PhoneGap</w:t>
      </w:r>
      <w:proofErr w:type="spellEnd"/>
      <w:r>
        <w:t xml:space="preserve"> plugin from the File System</w:t>
      </w:r>
    </w:p>
    <w:p w:rsidR="00DA164A" w:rsidRDefault="005B3A4D">
      <w:pPr>
        <w:pStyle w:val="Numberedlist"/>
        <w:numPr>
          <w:ilvl w:val="0"/>
          <w:numId w:val="24"/>
        </w:numPr>
        <w:tabs>
          <w:tab w:val="num" w:pos="2160"/>
        </w:tabs>
        <w:ind w:left="2160"/>
      </w:pPr>
      <w:r>
        <w:t xml:space="preserve">Navigate to an existing project. All subsequent commands need to be run </w:t>
      </w:r>
      <w:r>
        <w:t>within the project'</w:t>
      </w:r>
      <w:r>
        <w:t>s directory on the Command Line.</w:t>
      </w:r>
    </w:p>
    <w:p w:rsidR="00DA164A" w:rsidRDefault="00032059">
      <w:pPr>
        <w:pStyle w:val="Numberedlist"/>
        <w:numPr>
          <w:ilvl w:val="0"/>
          <w:numId w:val="24"/>
        </w:numPr>
        <w:tabs>
          <w:tab w:val="num" w:pos="2160"/>
        </w:tabs>
        <w:ind w:left="2160"/>
      </w:pPr>
      <w:r>
        <w:rPr>
          <w:noProof/>
          <w:lang w:val="en-SG"/>
        </w:rPr>
        <mc:AlternateContent>
          <mc:Choice Requires="wps">
            <w:drawing>
              <wp:anchor distT="152400" distB="152400" distL="152400" distR="152400" simplePos="0" relativeHeight="251660288" behindDoc="0" locked="0" layoutInCell="1" allowOverlap="1" wp14:anchorId="5413D508" wp14:editId="17E064FB">
                <wp:simplePos x="0" y="0"/>
                <wp:positionH relativeFrom="margin">
                  <wp:posOffset>-31750</wp:posOffset>
                </wp:positionH>
                <wp:positionV relativeFrom="line">
                  <wp:posOffset>457835</wp:posOffset>
                </wp:positionV>
                <wp:extent cx="6714490" cy="359410"/>
                <wp:effectExtent l="0" t="0" r="0" b="2540"/>
                <wp:wrapTopAndBottom distT="152400" distB="152400"/>
                <wp:docPr id="1073741840" name="officeArt object"/>
                <wp:cNvGraphicFramePr/>
                <a:graphic xmlns:a="http://schemas.openxmlformats.org/drawingml/2006/main">
                  <a:graphicData uri="http://schemas.microsoft.com/office/word/2010/wordprocessingShape">
                    <wps:wsp>
                      <wps:cNvSpPr/>
                      <wps:spPr>
                        <a:xfrm>
                          <a:off x="0" y="0"/>
                          <a:ext cx="6714490" cy="359410"/>
                        </a:xfrm>
                        <a:prstGeom prst="rect">
                          <a:avLst/>
                        </a:prstGeom>
                        <a:solidFill>
                          <a:srgbClr val="000000"/>
                        </a:solidFill>
                        <a:ln w="12700" cap="flat">
                          <a:noFill/>
                          <a:miter lim="400000"/>
                        </a:ln>
                        <a:effectLst/>
                      </wps:spPr>
                      <wps:txbx>
                        <w:txbxContent>
                          <w:p w:rsidR="00DA164A" w:rsidRDefault="005B3A4D">
                            <w:pPr>
                              <w:pStyle w:val="Body"/>
                            </w:pPr>
                            <w:r>
                              <w:rPr>
                                <w:rFonts w:ascii="Trebuchet MS"/>
                                <w:b/>
                                <w:bCs/>
                                <w:color w:val="FEFEFE"/>
                              </w:rPr>
                              <w:t xml:space="preserve">$ </w:t>
                            </w:r>
                            <w:proofErr w:type="spellStart"/>
                            <w:proofErr w:type="gramStart"/>
                            <w:r>
                              <w:rPr>
                                <w:rFonts w:ascii="Trebuchet MS"/>
                                <w:b/>
                                <w:bCs/>
                                <w:color w:val="FEFEFE"/>
                              </w:rPr>
                              <w:t>phonegap</w:t>
                            </w:r>
                            <w:proofErr w:type="spellEnd"/>
                            <w:proofErr w:type="gramEnd"/>
                            <w:r>
                              <w:rPr>
                                <w:rFonts w:ascii="Trebuchet MS"/>
                                <w:b/>
                                <w:bCs/>
                                <w:color w:val="FEFEFE"/>
                                <w:lang w:val="fr-FR"/>
                              </w:rPr>
                              <w:t xml:space="preserve"> plugin </w:t>
                            </w:r>
                            <w:proofErr w:type="spellStart"/>
                            <w:r>
                              <w:rPr>
                                <w:rFonts w:ascii="Trebuchet MS"/>
                                <w:b/>
                                <w:bCs/>
                                <w:color w:val="FEFEFE"/>
                                <w:lang w:val="fr-FR"/>
                              </w:rPr>
                              <w:t>add</w:t>
                            </w:r>
                            <w:proofErr w:type="spellEnd"/>
                            <w:r>
                              <w:rPr>
                                <w:rFonts w:ascii="Trebuchet MS"/>
                                <w:b/>
                                <w:bCs/>
                                <w:color w:val="FEFEFE"/>
                              </w:rPr>
                              <w:t xml:space="preserve"> &lt;Path to Repository on File  System&gt;/plugins</w:t>
                            </w:r>
                          </w:p>
                        </w:txbxContent>
                      </wps:txbx>
                      <wps:bodyPr wrap="square" lIns="0" tIns="0" rIns="0" bIns="0" numCol="1" anchor="t">
                        <a:noAutofit/>
                      </wps:bodyPr>
                    </wps:wsp>
                  </a:graphicData>
                </a:graphic>
              </wp:anchor>
            </w:drawing>
          </mc:Choice>
          <mc:Fallback>
            <w:pict>
              <v:rect id="_x0000_s1027" style="position:absolute;left:0;text-align:left;margin-left:-2.5pt;margin-top:36.05pt;width:528.7pt;height:28.3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" fillcolor="black" stroked="f" strokeweight="1pt">
                <v:stroke miterlimit="4"/>
                <v:textbox inset="0,0,0,0">
                  <w:txbxContent>
                    <w:p w:rsidR="00DA164A" w:rsidRDefault="005B3A4D">
                      <w:pPr>
                        <w:pStyle w:val="Body"/>
                      </w:pPr>
                      <w:r>
                        <w:rPr>
                          <w:rFonts w:ascii="Trebuchet MS"/>
                          <w:b/>
                          <w:bCs/>
                          <w:color w:val="FEFEFE"/>
                        </w:rPr>
                        <w:t xml:space="preserve">$ </w:t>
                      </w:r>
                      <w:proofErr w:type="spellStart"/>
                      <w:proofErr w:type="gramStart"/>
                      <w:r>
                        <w:rPr>
                          <w:rFonts w:ascii="Trebuchet MS"/>
                          <w:b/>
                          <w:bCs/>
                          <w:color w:val="FEFEFE"/>
                        </w:rPr>
                        <w:t>phonegap</w:t>
                      </w:r>
                      <w:proofErr w:type="spellEnd"/>
                      <w:proofErr w:type="gramEnd"/>
                      <w:r>
                        <w:rPr>
                          <w:rFonts w:ascii="Trebuchet MS"/>
                          <w:b/>
                          <w:bCs/>
                          <w:color w:val="FEFEFE"/>
                          <w:lang w:val="fr-FR"/>
                        </w:rPr>
                        <w:t xml:space="preserve"> plugin </w:t>
                      </w:r>
                      <w:proofErr w:type="spellStart"/>
                      <w:r>
                        <w:rPr>
                          <w:rFonts w:ascii="Trebuchet MS"/>
                          <w:b/>
                          <w:bCs/>
                          <w:color w:val="FEFEFE"/>
                          <w:lang w:val="fr-FR"/>
                        </w:rPr>
                        <w:t>add</w:t>
                      </w:r>
                      <w:proofErr w:type="spellEnd"/>
                      <w:r>
                        <w:rPr>
                          <w:rFonts w:ascii="Trebuchet MS"/>
                          <w:b/>
                          <w:bCs/>
                          <w:color w:val="FEFEFE"/>
                        </w:rPr>
                        <w:t xml:space="preserve"> &lt;Path to Repository on File  System&gt;/plugins</w:t>
                      </w:r>
                    </w:p>
                  </w:txbxContent>
                </v:textbox>
                <w10:wrap type="topAndBottom" anchorx="margin" anchory="line"/>
              </v:rect>
            </w:pict>
          </mc:Fallback>
        </mc:AlternateContent>
      </w:r>
      <w:r w:rsidR="005B3A4D">
        <w:t>Enter the following command to install the plugin.</w:t>
      </w:r>
      <w:r w:rsidR="005B3A4D">
        <w:t xml:space="preserve"> </w:t>
      </w:r>
    </w:p>
    <w:p w:rsidR="00DA164A" w:rsidRDefault="005B3A4D">
      <w:pPr>
        <w:pStyle w:val="Numberedlist"/>
        <w:ind w:left="0" w:firstLine="0"/>
      </w:pPr>
      <w:r>
        <w:lastRenderedPageBreak/>
        <w:tab/>
      </w:r>
      <w:r>
        <w:tab/>
      </w:r>
    </w:p>
    <w:p w:rsidR="00DA164A" w:rsidDel="00B071CA" w:rsidRDefault="005B3A4D" w:rsidP="00B071CA">
      <w:pPr>
        <w:pStyle w:val="Heading"/>
        <w:ind w:left="0" w:firstLine="0"/>
        <w:rPr>
          <w:del w:id="129" w:author="Rajiv" w:date="2014-10-01T09:03:00Z"/>
        </w:rPr>
        <w:pPrChange w:id="130" w:author="Rajiv" w:date="2014-10-01T09:05:00Z">
          <w:pPr>
            <w:pStyle w:val="Heading"/>
            <w:ind w:left="0" w:firstLine="0"/>
          </w:pPr>
        </w:pPrChange>
      </w:pPr>
      <w:bookmarkStart w:id="131" w:name="_GoBack"/>
      <w:bookmarkEnd w:id="131"/>
      <w:del w:id="132" w:author="Rajiv" w:date="2014-10-01T09:05:00Z">
        <w:r w:rsidDel="00B071CA">
          <w:br w:type="page"/>
        </w:r>
      </w:del>
    </w:p>
    <w:p w:rsidR="00DA164A" w:rsidDel="00B071CA" w:rsidRDefault="005B3A4D" w:rsidP="00B071CA">
      <w:pPr>
        <w:pStyle w:val="Heading"/>
        <w:ind w:left="0" w:firstLine="0"/>
        <w:rPr>
          <w:del w:id="133" w:author="Rajiv" w:date="2014-10-01T09:05:00Z"/>
        </w:rPr>
        <w:pPrChange w:id="134" w:author="Rajiv" w:date="2014-10-01T09:05:00Z">
          <w:pPr>
            <w:pStyle w:val="Caption"/>
          </w:pPr>
        </w:pPrChange>
      </w:pPr>
      <w:del w:id="135" w:author="Rajiv" w:date="2014-10-01T09:05:00Z">
        <w:r w:rsidDel="00B071CA">
          <w:lastRenderedPageBreak/>
          <w:commentReference w:id="136"/>
        </w:r>
        <w:r w:rsidDel="00B071CA">
          <w:commentReference w:id="137"/>
        </w:r>
        <w:r w:rsidDel="00B071CA">
          <w:commentReference w:id="138"/>
        </w:r>
        <w:r w:rsidDel="00B071CA">
          <w:commentReference w:id="139"/>
        </w:r>
        <w:r w:rsidDel="00B071CA">
          <w:commentReference w:id="140"/>
        </w:r>
        <w:r w:rsidDel="00B071CA">
          <w:commentReference w:id="141"/>
        </w:r>
        <w:r w:rsidR="00806E1E" w:rsidDel="00B071CA">
          <w:commentReference w:id="142"/>
        </w:r>
        <w:r w:rsidDel="00B071CA">
          <w:commentReference w:id="143"/>
        </w:r>
        <w:r w:rsidDel="00B071CA">
          <w:commentReference w:id="144"/>
        </w:r>
      </w:del>
    </w:p>
    <w:p w:rsidR="00DA164A" w:rsidRDefault="005B3A4D">
      <w:pPr>
        <w:pStyle w:val="Heading"/>
        <w:numPr>
          <w:ilvl w:val="0"/>
          <w:numId w:val="63"/>
        </w:numPr>
        <w:tabs>
          <w:tab w:val="num" w:pos="432"/>
        </w:tabs>
      </w:pPr>
      <w:bookmarkStart w:id="145" w:name="_Toc7"/>
      <w:del w:id="146" w:author="Michael Cox" w:date="2014-09-15T16:17:00Z">
        <w:r>
          <w:rPr>
            <w:lang w:val="en-US"/>
          </w:rPr>
          <w:delText xml:space="preserve">Using </w:delText>
        </w:r>
      </w:del>
      <w:r>
        <w:rPr>
          <w:lang w:val="en-US"/>
        </w:rPr>
        <w:t>Loading the Plugins</w:t>
      </w:r>
      <w:bookmarkEnd w:id="145"/>
    </w:p>
    <w:p w:rsidR="00DA164A" w:rsidRDefault="005B3A4D">
      <w:pPr>
        <w:pStyle w:val="BodyA"/>
      </w:pPr>
      <w:r>
        <w:t>To load the plugin in your application code</w:t>
      </w:r>
      <w:ins w:id="147" w:author="Michael Cox" w:date="2014-09-15T16:16:00Z">
        <w:r>
          <w:t>,</w:t>
        </w:r>
      </w:ins>
      <w:r>
        <w:t xml:space="preserve"> </w:t>
      </w:r>
      <w:commentRangeStart w:id="148"/>
      <w:r>
        <w:t>use the require.js library</w:t>
      </w:r>
      <w:commentRangeEnd w:id="148"/>
      <w:r>
        <w:commentReference w:id="148"/>
      </w:r>
      <w:r>
        <w:t>.</w:t>
      </w:r>
    </w:p>
    <w:p w:rsidR="00EC121F" w:rsidRDefault="00EC121F">
      <w:pPr>
        <w:pStyle w:val="BodyA"/>
        <w:rPr>
          <w:ins w:id="149" w:author="Author" w:date="2014-09-30T14:23:00Z"/>
        </w:rPr>
      </w:pPr>
      <w:proofErr w:type="spellStart"/>
      <w:r>
        <w:t>e.g</w:t>
      </w:r>
      <w:proofErr w:type="spellEnd"/>
    </w:p>
    <w:p w:rsidR="00DA164A" w:rsidRDefault="005B3A4D">
      <w:pPr>
        <w:pStyle w:val="BodyA"/>
        <w:rPr>
          <w:ins w:id="150" w:author="Author" w:date="2014-09-30T14:22:00Z"/>
        </w:rPr>
      </w:pPr>
      <w:r>
        <w:rPr>
          <w:noProof/>
          <w:lang w:val="en-SG"/>
        </w:rPr>
        <mc:AlternateContent>
          <mc:Choice Requires="wps">
            <w:drawing>
              <wp:anchor distT="152400" distB="152400" distL="152400" distR="152400" simplePos="0" relativeHeight="251661312" behindDoc="0" locked="0" layoutInCell="1" allowOverlap="1" wp14:anchorId="0E987B2B" wp14:editId="0AB9C9C3">
                <wp:simplePos x="0" y="0"/>
                <wp:positionH relativeFrom="margin">
                  <wp:posOffset>1377950</wp:posOffset>
                </wp:positionH>
                <wp:positionV relativeFrom="line">
                  <wp:posOffset>223126</wp:posOffset>
                </wp:positionV>
                <wp:extent cx="3175000" cy="1010087"/>
                <wp:effectExtent l="0" t="0" r="0" b="0"/>
                <wp:wrapTopAndBottom distT="152400" distB="152400"/>
                <wp:docPr id="1073741841" name="officeArt object"/>
                <wp:cNvGraphicFramePr/>
                <a:graphic xmlns:a="http://schemas.openxmlformats.org/drawingml/2006/main">
                  <a:graphicData uri="http://schemas.microsoft.com/office/word/2010/wordprocessingShape">
                    <wps:wsp>
                      <wps:cNvSpPr/>
                      <wps:spPr>
                        <a:xfrm>
                          <a:off x="0" y="0"/>
                          <a:ext cx="3175000" cy="1010087"/>
                        </a:xfrm>
                        <a:prstGeom prst="rect">
                          <a:avLst/>
                        </a:prstGeom>
                        <a:solidFill>
                          <a:srgbClr val="000000"/>
                        </a:solidFill>
                        <a:ln w="12700" cap="flat">
                          <a:noFill/>
                          <a:miter lim="400000"/>
                        </a:ln>
                        <a:effectLst/>
                      </wps:spPr>
                      <wps:txbx>
                        <w:txbxContent>
                          <w:p w:rsidR="00DA164A" w:rsidRDefault="005B3A4D">
                            <w:pPr>
                              <w:pStyle w:val="BodyA"/>
                              <w:ind w:hanging="1080"/>
                              <w:rPr>
                                <w:color w:val="FEFEFE"/>
                              </w:rPr>
                            </w:pPr>
                            <w:proofErr w:type="gramStart"/>
                            <w:r>
                              <w:rPr>
                                <w:color w:val="FEFEFE"/>
                              </w:rPr>
                              <w:t>require(</w:t>
                            </w:r>
                            <w:proofErr w:type="gramEnd"/>
                            <w:r>
                              <w:rPr>
                                <w:color w:val="FEFEFE"/>
                              </w:rPr>
                              <w:t>["</w:t>
                            </w:r>
                            <w:proofErr w:type="spellStart"/>
                            <w:r>
                              <w:rPr>
                                <w:color w:val="FEFEFE"/>
                              </w:rPr>
                              <w:t>att</w:t>
                            </w:r>
                            <w:proofErr w:type="spellEnd"/>
                            <w:r>
                              <w:rPr>
                                <w:color w:val="FEFEFE"/>
                              </w:rPr>
                              <w:t>"], function(</w:t>
                            </w:r>
                            <w:proofErr w:type="spellStart"/>
                            <w:r>
                              <w:rPr>
                                <w:color w:val="FEFEFE"/>
                              </w:rPr>
                              <w:t>att</w:t>
                            </w:r>
                            <w:proofErr w:type="spellEnd"/>
                            <w:r>
                              <w:rPr>
                                <w:color w:val="FEFEFE"/>
                              </w:rPr>
                              <w:t>) {</w:t>
                            </w:r>
                          </w:p>
                          <w:p w:rsidR="00DA164A" w:rsidRDefault="005B3A4D">
                            <w:pPr>
                              <w:pStyle w:val="BodyA"/>
                              <w:ind w:hanging="1080"/>
                              <w:rPr>
                                <w:color w:val="FEFEFE"/>
                              </w:rPr>
                            </w:pPr>
                            <w:r>
                              <w:rPr>
                                <w:color w:val="FEFEFE"/>
                              </w:rPr>
                              <w:t xml:space="preserve">            </w:t>
                            </w:r>
                            <w:proofErr w:type="spellStart"/>
                            <w:proofErr w:type="gramStart"/>
                            <w:r>
                              <w:rPr>
                                <w:color w:val="FEFEFE"/>
                              </w:rPr>
                              <w:t>attAPIs</w:t>
                            </w:r>
                            <w:proofErr w:type="spellEnd"/>
                            <w:proofErr w:type="gramEnd"/>
                            <w:r>
                              <w:rPr>
                                <w:color w:val="FEFEFE"/>
                              </w:rPr>
                              <w:t xml:space="preserve"> = </w:t>
                            </w:r>
                            <w:proofErr w:type="spellStart"/>
                            <w:r>
                              <w:rPr>
                                <w:color w:val="FEFEFE"/>
                              </w:rPr>
                              <w:t>att</w:t>
                            </w:r>
                            <w:proofErr w:type="spellEnd"/>
                            <w:r>
                              <w:rPr>
                                <w:color w:val="FEFEFE"/>
                              </w:rPr>
                              <w:t>;</w:t>
                            </w:r>
                          </w:p>
                          <w:p w:rsidR="00DA164A" w:rsidRDefault="005B3A4D">
                            <w:pPr>
                              <w:pStyle w:val="BodyA"/>
                              <w:ind w:hanging="1080"/>
                              <w:rPr>
                                <w:color w:val="FEFEFE"/>
                              </w:rPr>
                            </w:pPr>
                            <w:r>
                              <w:rPr>
                                <w:color w:val="FEFEFE"/>
                              </w:rPr>
                              <w:t xml:space="preserve">            </w:t>
                            </w:r>
                            <w:proofErr w:type="gramStart"/>
                            <w:r>
                              <w:rPr>
                                <w:color w:val="FEFEFE"/>
                              </w:rPr>
                              <w:t>console.log(</w:t>
                            </w:r>
                            <w:proofErr w:type="gramEnd"/>
                            <w:r>
                              <w:rPr>
                                <w:color w:val="FEFEFE"/>
                              </w:rPr>
                              <w:t>'ATT is initialized');</w:t>
                            </w:r>
                          </w:p>
                          <w:p w:rsidR="00DA164A" w:rsidRDefault="005B3A4D">
                            <w:pPr>
                              <w:pStyle w:val="BodyA"/>
                              <w:ind w:hanging="1080"/>
                            </w:pPr>
                            <w:r>
                              <w:rPr>
                                <w:color w:val="FEFEFE"/>
                              </w:rPr>
                              <w:t xml:space="preserve">        });</w:t>
                            </w:r>
                          </w:p>
                        </w:txbxContent>
                      </wps:txbx>
                      <wps:bodyPr wrap="square" lIns="0" tIns="0" rIns="0" bIns="0" numCol="1" anchor="t">
                        <a:noAutofit/>
                      </wps:bodyPr>
                    </wps:wsp>
                  </a:graphicData>
                </a:graphic>
              </wp:anchor>
            </w:drawing>
          </mc:Choice>
          <mc:Fallback>
            <w:pict>
              <v:rect id="_x0000_s1028" style="visibility:visible;position:absolute;margin-left:108.5pt;margin-top:17.6pt;width:250.0pt;height:79.5pt;z-index:251661312;mso-position-horizontal:absolute;mso-position-horizontal-relative:margin;mso-position-vertical:absolute;mso-position-vertical-relative:line;mso-wrap-distance-left:12.0pt;mso-wrap-distance-top:12.0pt;mso-wrap-distance-right:12.0pt;mso-wrap-distance-bottom:12.0pt;">
                <v:fill color="#000000"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hanging="1080"/>
                        <w:rPr>
                          <w:color w:val="fefefe"/>
                        </w:rPr>
                      </w:pPr>
                      <w:r>
                        <w:rPr>
                          <w:color w:val="fefefe"/>
                          <w:rtl w:val="0"/>
                          <w:lang w:val="en-US"/>
                        </w:rPr>
                        <w:t>require(["att"], function(att) {</w:t>
                      </w:r>
                    </w:p>
                    <w:p>
                      <w:pPr>
                        <w:pStyle w:val="Body A"/>
                        <w:ind w:hanging="1080"/>
                        <w:rPr>
                          <w:color w:val="fefefe"/>
                        </w:rPr>
                      </w:pPr>
                      <w:r>
                        <w:rPr>
                          <w:color w:val="fefefe"/>
                          <w:rtl w:val="0"/>
                          <w:lang w:val="en-US"/>
                        </w:rPr>
                        <w:t xml:space="preserve">            </w:t>
                      </w:r>
                      <w:r>
                        <w:rPr>
                          <w:color w:val="fefefe"/>
                          <w:rtl w:val="0"/>
                          <w:lang w:val="en-US"/>
                        </w:rPr>
                        <w:t>attAPIs</w:t>
                      </w:r>
                      <w:r>
                        <w:rPr>
                          <w:color w:val="fefefe"/>
                          <w:rtl w:val="0"/>
                          <w:lang w:val="en-US"/>
                        </w:rPr>
                        <w:t xml:space="preserve"> = att;</w:t>
                      </w:r>
                    </w:p>
                    <w:p>
                      <w:pPr>
                        <w:pStyle w:val="Body A"/>
                        <w:ind w:hanging="1080"/>
                        <w:rPr>
                          <w:color w:val="fefefe"/>
                        </w:rPr>
                      </w:pPr>
                      <w:r>
                        <w:rPr>
                          <w:color w:val="fefefe"/>
                          <w:rtl w:val="0"/>
                          <w:lang w:val="en-US"/>
                        </w:rPr>
                        <w:t xml:space="preserve">            console.log('ATT is initialized');</w:t>
                      </w:r>
                    </w:p>
                    <w:p>
                      <w:pPr>
                        <w:pStyle w:val="Body A"/>
                        <w:ind w:hanging="1080"/>
                      </w:pPr>
                      <w:r>
                        <w:rPr>
                          <w:color w:val="fefefe"/>
                          <w:rtl w:val="0"/>
                          <w:lang w:val="en-US"/>
                        </w:rPr>
                        <w:t xml:space="preserve">        });</w:t>
                      </w:r>
                    </w:p>
                  </w:txbxContent>
                </v:textbox>
                <w10:wrap type="topAndBottom" side="bothSides" anchorx="margin"/>
              </v:rect>
            </w:pict>
          </mc:Fallback>
        </mc:AlternateContent>
      </w:r>
    </w:p>
    <w:p w:rsidR="00DA164A" w:rsidRDefault="00DA164A">
      <w:pPr>
        <w:pStyle w:val="BodyA"/>
        <w:rPr>
          <w:ins w:id="151" w:author="Author" w:date="2014-09-30T14:22:00Z"/>
        </w:rPr>
      </w:pPr>
    </w:p>
    <w:p w:rsidR="00DA164A" w:rsidRDefault="00DA164A">
      <w:pPr>
        <w:pStyle w:val="BodyA"/>
      </w:pPr>
    </w:p>
    <w:p w:rsidR="00DA164A" w:rsidRDefault="005B3A4D">
      <w:pPr>
        <w:pStyle w:val="Heading"/>
        <w:numPr>
          <w:ilvl w:val="0"/>
          <w:numId w:val="63"/>
        </w:numPr>
        <w:tabs>
          <w:tab w:val="num" w:pos="432"/>
        </w:tabs>
      </w:pPr>
      <w:bookmarkStart w:id="152" w:name="_Toc8"/>
      <w:r>
        <w:t>Documentation</w:t>
      </w:r>
      <w:bookmarkEnd w:id="152"/>
    </w:p>
    <w:p w:rsidR="00DA164A" w:rsidRDefault="005B3A4D">
      <w:pPr>
        <w:pStyle w:val="BodyA"/>
      </w:pPr>
      <w:del w:id="153" w:author="Michael Cox" w:date="2014-09-15T16:17:00Z">
        <w:r>
          <w:delText xml:space="preserve">See </w:delText>
        </w:r>
      </w:del>
      <w:r>
        <w:t xml:space="preserve">For more information on using </w:t>
      </w:r>
      <w:proofErr w:type="spellStart"/>
      <w:r>
        <w:t>PhoneGap</w:t>
      </w:r>
      <w:proofErr w:type="spellEnd"/>
      <w:r>
        <w:t xml:space="preserve">, see the </w:t>
      </w:r>
      <w:hyperlink r:id="rId30" w:anchor="Platform%2520Guides" w:history="1">
        <w:proofErr w:type="spellStart"/>
        <w:r>
          <w:rPr>
            <w:rStyle w:val="Hyperlink0"/>
          </w:rPr>
          <w:t>PhoneGap</w:t>
        </w:r>
        <w:proofErr w:type="spellEnd"/>
        <w:r>
          <w:rPr>
            <w:rStyle w:val="Hyperlink0"/>
          </w:rPr>
          <w:t xml:space="preserve"> Docume</w:t>
        </w:r>
        <w:r>
          <w:rPr>
            <w:rStyle w:val="Hyperlink0"/>
          </w:rPr>
          <w:t>ntation</w:t>
        </w:r>
      </w:hyperlink>
      <w:r>
        <w:fldChar w:fldCharType="begin"/>
      </w:r>
      <w:r>
        <w:instrText xml:space="preserve"> HYPERLINK "http://docs.phonegap.com/en/3.0.0/guide_platforms_index.md.html" \l "Platform%2520Guides" </w:instrText>
      </w:r>
      <w:r>
        <w:fldChar w:fldCharType="separate"/>
      </w:r>
      <w:del w:id="154" w:author="Michael Cox" w:date="2014-09-15T16:19:00Z">
        <w:r>
          <w:rPr>
            <w:rStyle w:val="Hyperlink0"/>
          </w:rPr>
          <w:delText>, Getting Started Guides</w:delText>
        </w:r>
      </w:del>
      <w:r>
        <w:rPr>
          <w:rStyle w:val="Hyperlink0"/>
        </w:rPr>
        <w:fldChar w:fldCharType="end"/>
      </w:r>
      <w:del w:id="155" w:author="Michael Cox" w:date="2014-09-15T16:19:00Z">
        <w:r>
          <w:delText xml:space="preserve"> for more information</w:delText>
        </w:r>
      </w:del>
      <w:r>
        <w:t xml:space="preserve">. For more on using AT&amp;T APIs, see the </w:t>
      </w:r>
      <w:hyperlink r:id="rId31" w:history="1">
        <w:r>
          <w:rPr>
            <w:rStyle w:val="Hyperlink0"/>
          </w:rPr>
          <w:t>AT&amp;T Developer Prog</w:t>
        </w:r>
        <w:r>
          <w:rPr>
            <w:rStyle w:val="Hyperlink0"/>
          </w:rPr>
          <w:t>ram Web site</w:t>
        </w:r>
      </w:hyperlink>
      <w:r>
        <w:t xml:space="preserve">. </w:t>
      </w:r>
    </w:p>
    <w:sectPr w:rsidR="00DA164A">
      <w:headerReference w:type="default" r:id="rId32"/>
      <w:footerReference w:type="default" r:id="rId3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2"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This is also included in the zip file. Is there a reason for getting it separately?</w:t>
      </w:r>
    </w:p>
  </w:comment>
  <w:comment w:id="114"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This is also included in the zip file. Is there a reason for getting it s</w:t>
      </w:r>
      <w:r>
        <w:rPr>
          <w:rFonts w:eastAsia="Arial Unicode MS" w:hAnsi="Arial Unicode MS" w:cs="Arial Unicode MS"/>
        </w:rPr>
        <w:t>eparately?</w:t>
      </w:r>
    </w:p>
  </w:comment>
  <w:comment w:id="136"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We say above that Eclipse is required.</w:t>
      </w:r>
    </w:p>
  </w:comment>
  <w:comment w:id="137"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So they can make this structure in any subfolder as long as it's somewhere under /www?</w:t>
      </w:r>
    </w:p>
  </w:comment>
  <w:comment w:id="138"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Why do the repository and</w:t>
      </w:r>
      <w:r>
        <w:rPr>
          <w:rFonts w:eastAsia="Arial Unicode MS" w:hAnsi="Arial Unicode MS" w:cs="Arial Unicode MS"/>
        </w:rPr>
        <w:t xml:space="preserve"> zip file have different structures? That's going to be incredibly confusing for developers.</w:t>
      </w:r>
    </w:p>
  </w:comment>
  <w:comment w:id="139"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Why is this 2.3.1 if the plugin version is 2.5? Again, extremely confusing.</w:t>
      </w:r>
    </w:p>
  </w:comment>
  <w:comment w:id="140"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I'm not finding a main.js file in the zip.</w:t>
      </w:r>
    </w:p>
  </w:comment>
  <w:comment w:id="141"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 xml:space="preserve">There is no "Cordova" tag in the sample. And is it often ".*"? </w:t>
      </w:r>
      <w:proofErr w:type="gramStart"/>
      <w:r>
        <w:rPr>
          <w:rFonts w:eastAsia="Arial Unicode MS" w:hAnsi="Arial Unicode MS" w:cs="Arial Unicode MS"/>
        </w:rPr>
        <w:t>can</w:t>
      </w:r>
      <w:proofErr w:type="gramEnd"/>
      <w:r>
        <w:rPr>
          <w:rFonts w:eastAsia="Arial Unicode MS" w:hAnsi="Arial Unicode MS" w:cs="Arial Unicode MS"/>
        </w:rPr>
        <w:t xml:space="preserve"> we put a sample domain in the sample code?</w:t>
      </w:r>
    </w:p>
    <w:p w:rsidR="00DA164A" w:rsidRDefault="00DA164A">
      <w:pPr>
        <w:pStyle w:val="Default"/>
      </w:pPr>
    </w:p>
    <w:p w:rsidR="00DA164A" w:rsidRDefault="005B3A4D">
      <w:pPr>
        <w:pStyle w:val="Default"/>
      </w:pPr>
      <w:r>
        <w:rPr>
          <w:rFonts w:eastAsia="Arial Unicode MS" w:hAnsi="Arial Unicode MS" w:cs="Arial Unicode MS"/>
        </w:rPr>
        <w:t>Michael Cox</w:t>
      </w:r>
    </w:p>
    <w:p w:rsidR="00DA164A" w:rsidRDefault="005B3A4D">
      <w:pPr>
        <w:pStyle w:val="Default"/>
      </w:pPr>
      <w:r>
        <w:rPr>
          <w:rFonts w:eastAsia="Arial Unicode MS" w:hAnsi="Arial Unicode MS" w:cs="Arial Unicode MS"/>
        </w:rPr>
        <w:t>Fixed to match the sample. However, this sample doesn't look like proper XML (a "plugins&gt;" tag - is it supposed to be a closing</w:t>
      </w:r>
      <w:r>
        <w:rPr>
          <w:rFonts w:eastAsia="Arial Unicode MS" w:hAnsi="Arial Unicode MS" w:cs="Arial Unicode MS"/>
        </w:rPr>
        <w:t xml:space="preserve"> tag? Is there an opening tag?).</w:t>
      </w:r>
    </w:p>
  </w:comment>
  <w:comment w:id="142" w:author="Michael Cox" w:date="2014-10-01T08:48:00Z" w:initials="">
    <w:p w:rsidR="00806E1E" w:rsidRDefault="00806E1E" w:rsidP="00806E1E">
      <w:pPr>
        <w:pStyle w:val="Default"/>
      </w:pPr>
    </w:p>
    <w:p w:rsidR="00806E1E" w:rsidRDefault="00806E1E" w:rsidP="00806E1E">
      <w:pPr>
        <w:pStyle w:val="Default"/>
      </w:pPr>
      <w:r>
        <w:rPr>
          <w:rFonts w:eastAsia="Arial Unicode MS" w:hAnsi="Arial Unicode MS" w:cs="Arial Unicode MS"/>
        </w:rPr>
        <w:t>Why do the repository and zip file have different structures? That's going to be incredibly confusing for developers.</w:t>
      </w:r>
    </w:p>
  </w:comment>
  <w:comment w:id="143"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Why is this 2.3.1 if the plugin version is 2.5? Again, extremely confus</w:t>
      </w:r>
      <w:r>
        <w:rPr>
          <w:rFonts w:eastAsia="Arial Unicode MS" w:hAnsi="Arial Unicode MS" w:cs="Arial Unicode MS"/>
        </w:rPr>
        <w:t>ing.</w:t>
      </w:r>
    </w:p>
  </w:comment>
  <w:comment w:id="144"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 xml:space="preserve">Folder, or </w:t>
      </w:r>
      <w:proofErr w:type="spellStart"/>
      <w:r>
        <w:rPr>
          <w:rFonts w:eastAsia="Arial Unicode MS" w:hAnsi="Arial Unicode MS" w:cs="Arial Unicode MS"/>
        </w:rPr>
        <w:t>Xcode</w:t>
      </w:r>
      <w:proofErr w:type="spellEnd"/>
      <w:r>
        <w:rPr>
          <w:rFonts w:eastAsia="Arial Unicode MS" w:hAnsi="Arial Unicode MS" w:cs="Arial Unicode MS"/>
        </w:rPr>
        <w:t xml:space="preserve"> tab or pane? Make sure all terms are exactly what </w:t>
      </w:r>
      <w:proofErr w:type="spellStart"/>
      <w:r>
        <w:rPr>
          <w:rFonts w:eastAsia="Arial Unicode MS" w:hAnsi="Arial Unicode MS" w:cs="Arial Unicode MS"/>
        </w:rPr>
        <w:t>Xcode</w:t>
      </w:r>
      <w:proofErr w:type="spellEnd"/>
      <w:r>
        <w:rPr>
          <w:rFonts w:eastAsia="Arial Unicode MS" w:hAnsi="Arial Unicode MS" w:cs="Arial Unicode MS"/>
        </w:rPr>
        <w:t xml:space="preserve"> uses.</w:t>
      </w:r>
    </w:p>
  </w:comment>
  <w:comment w:id="148" w:author="Michael Cox" w:date="2014-09-15T16:21:00Z" w:initials="">
    <w:p w:rsidR="00DA164A" w:rsidRDefault="00DA164A">
      <w:pPr>
        <w:pStyle w:val="Default"/>
      </w:pPr>
    </w:p>
    <w:p w:rsidR="00DA164A" w:rsidRDefault="005B3A4D">
      <w:pPr>
        <w:pStyle w:val="Default"/>
      </w:pPr>
      <w:r>
        <w:rPr>
          <w:rFonts w:eastAsia="Arial Unicode MS" w:hAnsi="Arial Unicode MS" w:cs="Arial Unicode MS"/>
        </w:rPr>
        <w:t>How is this used? Where does it go? Are we missing this step? Maybe this should be in the steps above.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3A4D" w:rsidRDefault="005B3A4D">
      <w:r>
        <w:separator/>
      </w:r>
    </w:p>
  </w:endnote>
  <w:endnote w:type="continuationSeparator" w:id="0">
    <w:p w:rsidR="005B3A4D" w:rsidRDefault="005B3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ATTlegal"/>
    </w:pPr>
    <w:r>
      <w:rPr>
        <w:rFonts w:hAnsi="Arial"/>
        <w:sz w:val="16"/>
        <w:szCs w:val="16"/>
      </w:rPr>
      <w:t>©</w:t>
    </w:r>
    <w:r>
      <w:rPr>
        <w:rFonts w:hAnsi="Arial"/>
        <w:sz w:val="16"/>
        <w:szCs w:val="16"/>
      </w:rPr>
      <w:t xml:space="preserve"> </w:t>
    </w:r>
    <w:r>
      <w:rPr>
        <w:rFonts w:ascii="Arial"/>
        <w:sz w:val="16"/>
        <w:szCs w:val="16"/>
      </w:rPr>
      <w:t xml:space="preserve">2014 AT&amp;T Intellectual Property. All rights reserved. </w:t>
    </w:r>
    <w:r>
      <w:rPr>
        <w:rFonts w:ascii="Arial"/>
        <w:sz w:val="16"/>
        <w:szCs w:val="16"/>
      </w:rPr>
      <w:t>AT&amp;T and the AT&amp;T logo are trademarks of AT&amp;T Intellectual Property.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ATTlegal"/>
      <w:rPr>
        <w:rFonts w:ascii="Arial" w:eastAsia="Arial" w:hAnsi="Arial" w:cs="Arial"/>
        <w:sz w:val="16"/>
        <w:szCs w:val="16"/>
      </w:rPr>
    </w:pPr>
    <w:r>
      <w:rPr>
        <w:rFonts w:hAnsi="Arial"/>
        <w:sz w:val="16"/>
        <w:szCs w:val="16"/>
      </w:rPr>
      <w:t>©</w:t>
    </w:r>
    <w:r>
      <w:rPr>
        <w:rFonts w:hAnsi="Arial"/>
        <w:sz w:val="16"/>
        <w:szCs w:val="16"/>
      </w:rPr>
      <w:t xml:space="preserve"> </w:t>
    </w:r>
    <w:r>
      <w:rPr>
        <w:rFonts w:ascii="Arial"/>
        <w:sz w:val="16"/>
        <w:szCs w:val="16"/>
      </w:rPr>
      <w:t>2014 AT&amp;T Intellectual Property. All rights reserved. AT&amp;T and the AT&amp;T logo are trademarks of AT&amp;T Intellectual Property.</w:t>
    </w:r>
  </w:p>
  <w:p w:rsidR="00DA164A" w:rsidRDefault="005B3A4D">
    <w:pPr>
      <w:pStyle w:val="ATTlegal"/>
      <w:spacing w:before="120"/>
      <w:jc w:val="center"/>
    </w:pPr>
    <w:r>
      <w:rPr>
        <w:rFonts w:ascii="Arial" w:eastAsia="Arial" w:hAnsi="Arial" w:cs="Arial"/>
        <w:sz w:val="16"/>
        <w:szCs w:val="16"/>
      </w:rPr>
      <w:fldChar w:fldCharType="begin"/>
    </w:r>
    <w:r>
      <w:rPr>
        <w:rFonts w:ascii="Arial" w:eastAsia="Arial" w:hAnsi="Arial" w:cs="Arial"/>
        <w:sz w:val="16"/>
        <w:szCs w:val="16"/>
      </w:rPr>
      <w:instrText xml:space="preserve"> PAGE </w:instrText>
    </w:r>
    <w:r>
      <w:rPr>
        <w:rFonts w:ascii="Arial" w:eastAsia="Arial" w:hAnsi="Arial" w:cs="Arial"/>
        <w:sz w:val="16"/>
        <w:szCs w:val="16"/>
      </w:rPr>
      <w:fldChar w:fldCharType="separate"/>
    </w:r>
    <w:r w:rsidR="00B071CA">
      <w:rPr>
        <w:rFonts w:ascii="Arial" w:eastAsia="Arial" w:hAnsi="Arial" w:cs="Arial"/>
        <w:noProof/>
        <w:sz w:val="16"/>
        <w:szCs w:val="16"/>
      </w:rPr>
      <w:t>2</w:t>
    </w:r>
    <w:r>
      <w:rPr>
        <w:rFonts w:ascii="Arial" w:eastAsia="Arial" w:hAnsi="Arial" w:cs="Arial"/>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DA164A">
    <w:pPr>
      <w:pStyle w:val="ATTlegal"/>
      <w:rPr>
        <w:rFonts w:ascii="Arial" w:eastAsia="Arial" w:hAnsi="Arial" w:cs="Arial"/>
        <w:sz w:val="16"/>
        <w:szCs w:val="16"/>
      </w:rPr>
    </w:pPr>
  </w:p>
  <w:p w:rsidR="00DA164A" w:rsidRDefault="005B3A4D">
    <w:pPr>
      <w:pStyle w:val="ATTlegal"/>
      <w:spacing w:before="120"/>
      <w:jc w:val="center"/>
    </w:pPr>
    <w:r>
      <w:rPr>
        <w:rFonts w:ascii="Arial" w:eastAsia="Arial" w:hAnsi="Arial" w:cs="Arial"/>
        <w:sz w:val="16"/>
        <w:szCs w:val="16"/>
      </w:rPr>
      <w:fldChar w:fldCharType="begin"/>
    </w:r>
    <w:r>
      <w:rPr>
        <w:rFonts w:ascii="Arial" w:eastAsia="Arial" w:hAnsi="Arial" w:cs="Arial"/>
        <w:sz w:val="16"/>
        <w:szCs w:val="16"/>
      </w:rPr>
      <w:instrText xml:space="preserve"> PAGE </w:instrText>
    </w:r>
    <w:r>
      <w:rPr>
        <w:rFonts w:ascii="Arial" w:eastAsia="Arial" w:hAnsi="Arial" w:cs="Arial"/>
        <w:sz w:val="16"/>
        <w:szCs w:val="16"/>
      </w:rPr>
      <w:fldChar w:fldCharType="separate"/>
    </w:r>
    <w:r w:rsidR="00B071CA">
      <w:rPr>
        <w:rFonts w:ascii="Arial" w:eastAsia="Arial" w:hAnsi="Arial" w:cs="Arial"/>
        <w:noProof/>
        <w:sz w:val="16"/>
        <w:szCs w:val="16"/>
      </w:rPr>
      <w:t>3</w:t>
    </w:r>
    <w:r>
      <w:rPr>
        <w:rFonts w:ascii="Arial" w:eastAsia="Arial" w:hAnsi="Arial" w:cs="Arial"/>
        <w:sz w:val="16"/>
        <w:szCs w:val="1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DA164A">
    <w:pPr>
      <w:pStyle w:val="ATTlegal"/>
      <w:rPr>
        <w:rFonts w:ascii="Arial" w:eastAsia="Arial" w:hAnsi="Arial" w:cs="Arial"/>
        <w:sz w:val="16"/>
        <w:szCs w:val="16"/>
      </w:rPr>
    </w:pPr>
  </w:p>
  <w:p w:rsidR="00DA164A" w:rsidRDefault="005B3A4D">
    <w:pPr>
      <w:pStyle w:val="ATTlegal"/>
      <w:spacing w:before="120"/>
      <w:jc w:val="center"/>
    </w:pPr>
    <w:r>
      <w:rPr>
        <w:rFonts w:ascii="Arial" w:eastAsia="Arial" w:hAnsi="Arial" w:cs="Arial"/>
        <w:sz w:val="16"/>
        <w:szCs w:val="16"/>
      </w:rPr>
      <w:fldChar w:fldCharType="begin"/>
    </w:r>
    <w:r>
      <w:rPr>
        <w:rFonts w:ascii="Arial" w:eastAsia="Arial" w:hAnsi="Arial" w:cs="Arial"/>
        <w:sz w:val="16"/>
        <w:szCs w:val="16"/>
      </w:rPr>
      <w:instrText xml:space="preserve"> PAGE </w:instrText>
    </w:r>
    <w:r>
      <w:rPr>
        <w:rFonts w:ascii="Arial" w:eastAsia="Arial" w:hAnsi="Arial" w:cs="Arial"/>
        <w:sz w:val="16"/>
        <w:szCs w:val="16"/>
      </w:rPr>
      <w:fldChar w:fldCharType="separate"/>
    </w:r>
    <w:r w:rsidR="00B071CA">
      <w:rPr>
        <w:rFonts w:ascii="Arial" w:eastAsia="Arial" w:hAnsi="Arial" w:cs="Arial"/>
        <w:noProof/>
        <w:sz w:val="16"/>
        <w:szCs w:val="16"/>
      </w:rPr>
      <w:t>4</w:t>
    </w:r>
    <w:r>
      <w:rPr>
        <w:rFonts w:ascii="Arial" w:eastAsia="Arial" w:hAnsi="Arial" w:cs="Arial"/>
        <w:sz w:val="16"/>
        <w:szCs w:val="1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DA164A">
    <w:pPr>
      <w:pStyle w:val="ATTlegal"/>
      <w:rPr>
        <w:rFonts w:ascii="Arial" w:eastAsia="Arial" w:hAnsi="Arial" w:cs="Arial"/>
        <w:sz w:val="16"/>
        <w:szCs w:val="16"/>
      </w:rPr>
    </w:pPr>
  </w:p>
  <w:p w:rsidR="00DA164A" w:rsidRDefault="005B3A4D">
    <w:pPr>
      <w:pStyle w:val="ATTlegal"/>
      <w:spacing w:before="120"/>
      <w:jc w:val="center"/>
    </w:pPr>
    <w:r>
      <w:rPr>
        <w:rFonts w:ascii="Arial" w:eastAsia="Arial" w:hAnsi="Arial" w:cs="Arial"/>
        <w:sz w:val="16"/>
        <w:szCs w:val="16"/>
      </w:rPr>
      <w:fldChar w:fldCharType="begin"/>
    </w:r>
    <w:r>
      <w:rPr>
        <w:rFonts w:ascii="Arial" w:eastAsia="Arial" w:hAnsi="Arial" w:cs="Arial"/>
        <w:sz w:val="16"/>
        <w:szCs w:val="16"/>
      </w:rPr>
      <w:instrText xml:space="preserve"> PAGE </w:instrText>
    </w:r>
    <w:r>
      <w:rPr>
        <w:rFonts w:ascii="Arial" w:eastAsia="Arial" w:hAnsi="Arial" w:cs="Arial"/>
        <w:sz w:val="16"/>
        <w:szCs w:val="16"/>
      </w:rPr>
      <w:fldChar w:fldCharType="separate"/>
    </w:r>
    <w:r w:rsidR="00B071CA">
      <w:rPr>
        <w:rFonts w:ascii="Arial" w:eastAsia="Arial" w:hAnsi="Arial" w:cs="Arial"/>
        <w:noProof/>
        <w:sz w:val="16"/>
        <w:szCs w:val="16"/>
      </w:rPr>
      <w:t>5</w:t>
    </w:r>
    <w:r>
      <w:rPr>
        <w:rFonts w:ascii="Arial" w:eastAsia="Arial" w:hAnsi="Arial" w:cs="Arial"/>
        <w:sz w:val="16"/>
        <w:szCs w:val="1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ATTlegal"/>
      <w:rPr>
        <w:rFonts w:ascii="Arial" w:eastAsia="Arial" w:hAnsi="Arial" w:cs="Arial"/>
        <w:sz w:val="16"/>
        <w:szCs w:val="16"/>
      </w:rPr>
    </w:pPr>
    <w:r>
      <w:rPr>
        <w:rFonts w:hAnsi="Arial"/>
        <w:sz w:val="16"/>
        <w:szCs w:val="16"/>
      </w:rPr>
      <w:t>©</w:t>
    </w:r>
    <w:r>
      <w:rPr>
        <w:rFonts w:hAnsi="Arial"/>
        <w:sz w:val="16"/>
        <w:szCs w:val="16"/>
      </w:rPr>
      <w:t xml:space="preserve"> </w:t>
    </w:r>
    <w:r>
      <w:rPr>
        <w:rFonts w:ascii="Arial"/>
        <w:sz w:val="16"/>
        <w:szCs w:val="16"/>
      </w:rPr>
      <w:t>2014 AT&amp;T Intellectual Property. All rights reserved. AT&amp;T and the AT&amp;T logo are trademarks of AT&amp;T Intellectual Property.</w:t>
    </w:r>
  </w:p>
  <w:p w:rsidR="00DA164A" w:rsidRDefault="005B3A4D">
    <w:pPr>
      <w:pStyle w:val="ATTlegal"/>
      <w:spacing w:before="120"/>
      <w:jc w:val="center"/>
    </w:pPr>
    <w:r>
      <w:rPr>
        <w:rFonts w:ascii="Arial"/>
        <w:sz w:val="16"/>
        <w:szCs w:val="16"/>
      </w:rPr>
      <w:t xml:space="preserve">Page </w:t>
    </w:r>
    <w:r>
      <w:rPr>
        <w:rFonts w:ascii="Arial" w:eastAsia="Arial" w:hAnsi="Arial" w:cs="Arial"/>
        <w:sz w:val="16"/>
        <w:szCs w:val="16"/>
      </w:rPr>
      <w:fldChar w:fldCharType="begin"/>
    </w:r>
    <w:r>
      <w:rPr>
        <w:rFonts w:ascii="Arial" w:eastAsia="Arial" w:hAnsi="Arial" w:cs="Arial"/>
        <w:sz w:val="16"/>
        <w:szCs w:val="16"/>
      </w:rPr>
      <w:instrText xml:space="preserve"> PAGE </w:instrText>
    </w:r>
    <w:r>
      <w:rPr>
        <w:rFonts w:ascii="Arial" w:eastAsia="Arial" w:hAnsi="Arial" w:cs="Arial"/>
        <w:sz w:val="16"/>
        <w:szCs w:val="16"/>
      </w:rPr>
      <w:fldChar w:fldCharType="separate"/>
    </w:r>
    <w:r w:rsidR="00B071CA">
      <w:rPr>
        <w:rFonts w:ascii="Arial" w:eastAsia="Arial" w:hAnsi="Arial" w:cs="Arial"/>
        <w:noProof/>
        <w:sz w:val="16"/>
        <w:szCs w:val="16"/>
      </w:rPr>
      <w:t>1</w:t>
    </w:r>
    <w:r>
      <w:rPr>
        <w:rFonts w:ascii="Arial" w:eastAsia="Arial" w:hAnsi="Arial" w:cs="Arial"/>
        <w:sz w:val="16"/>
        <w:szCs w:val="16"/>
      </w:rPr>
      <w:fldChar w:fldCharType="end"/>
    </w:r>
    <w:r>
      <w:rPr>
        <w:rFonts w:ascii="Arial"/>
        <w:sz w:val="16"/>
        <w:szCs w:val="16"/>
      </w:rPr>
      <w:t xml:space="preserve"> of 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3A4D" w:rsidRDefault="005B3A4D">
      <w:r>
        <w:separator/>
      </w:r>
    </w:p>
  </w:footnote>
  <w:footnote w:type="continuationSeparator" w:id="0">
    <w:p w:rsidR="005B3A4D" w:rsidRDefault="005B3A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Header"/>
      <w:tabs>
        <w:tab w:val="clear" w:pos="4680"/>
        <w:tab w:val="clear" w:pos="9360"/>
        <w:tab w:val="right" w:pos="9340"/>
      </w:tabs>
    </w:pPr>
    <w:r>
      <w:rPr>
        <w:rFonts w:ascii="Arial"/>
        <w:noProof/>
        <w:sz w:val="32"/>
        <w:szCs w:val="32"/>
        <w:lang w:val="en-SG"/>
      </w:rPr>
      <w:drawing>
        <wp:inline distT="0" distB="0" distL="0" distR="0">
          <wp:extent cx="4477166" cy="24098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1">
                    <a:extLst/>
                  </a:blip>
                  <a:stretch>
                    <a:fillRect/>
                  </a:stretch>
                </pic:blipFill>
                <pic:spPr>
                  <a:xfrm>
                    <a:off x="0" y="0"/>
                    <a:ext cx="4477166" cy="2409825"/>
                  </a:xfrm>
                  <a:prstGeom prst="rect">
                    <a:avLst/>
                  </a:prstGeom>
                  <a:ln w="12700" cap="flat">
                    <a:noFill/>
                    <a:miter lim="400000"/>
                  </a:ln>
                  <a:effectLst/>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Header"/>
      <w:tabs>
        <w:tab w:val="clear" w:pos="4680"/>
        <w:tab w:val="clear" w:pos="9360"/>
        <w:tab w:val="right" w:pos="9340"/>
      </w:tabs>
      <w:spacing w:after="360"/>
      <w:rPr>
        <w:rFonts w:ascii="Arial" w:eastAsia="Arial" w:hAnsi="Arial" w:cs="Arial"/>
        <w:sz w:val="32"/>
        <w:szCs w:val="32"/>
      </w:rPr>
    </w:pPr>
    <w:r>
      <w:rPr>
        <w:rFonts w:ascii="Arial" w:eastAsia="Arial" w:hAnsi="Arial" w:cs="Arial"/>
        <w:noProof/>
        <w:sz w:val="32"/>
        <w:szCs w:val="32"/>
        <w:lang w:val="en-SG"/>
      </w:rPr>
      <w:drawing>
        <wp:inline distT="0" distB="0" distL="0" distR="0">
          <wp:extent cx="2171700" cy="116891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eastAsia="Arial" w:hAnsi="Arial" w:cs="Arial"/>
        <w:sz w:val="32"/>
        <w:szCs w:val="32"/>
      </w:rPr>
      <w:tab/>
    </w:r>
    <w:r>
      <w:rPr>
        <w:noProof/>
        <w:lang w:val="en-SG"/>
      </w:rPr>
      <w:drawing>
        <wp:inline distT="0" distB="0" distL="0" distR="0">
          <wp:extent cx="838200" cy="8382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p w:rsidR="00DA164A" w:rsidRDefault="005B3A4D">
    <w:pPr>
      <w:pStyle w:val="Header"/>
      <w:tabs>
        <w:tab w:val="clear" w:pos="4680"/>
        <w:tab w:val="clear" w:pos="9360"/>
        <w:tab w:val="right" w:pos="9340"/>
      </w:tabs>
      <w:spacing w:after="360"/>
    </w:pPr>
    <w:r>
      <w:rPr>
        <w:rFonts w:ascii="Arial"/>
        <w:sz w:val="32"/>
        <w:szCs w:val="32"/>
      </w:rPr>
      <w:t>Legal Disclaimer</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Header"/>
      <w:tabs>
        <w:tab w:val="clear" w:pos="4680"/>
        <w:tab w:val="clear" w:pos="9360"/>
        <w:tab w:val="right" w:pos="9340"/>
      </w:tabs>
      <w:spacing w:after="360"/>
      <w:rPr>
        <w:rFonts w:ascii="Arial" w:eastAsia="Arial" w:hAnsi="Arial" w:cs="Arial"/>
        <w:sz w:val="32"/>
        <w:szCs w:val="32"/>
      </w:rPr>
    </w:pPr>
    <w:r>
      <w:rPr>
        <w:rFonts w:ascii="Arial" w:eastAsia="Arial" w:hAnsi="Arial" w:cs="Arial"/>
        <w:noProof/>
        <w:sz w:val="32"/>
        <w:szCs w:val="32"/>
        <w:lang w:val="en-SG"/>
      </w:rPr>
      <w:drawing>
        <wp:inline distT="0" distB="0" distL="0" distR="0">
          <wp:extent cx="2171700" cy="116891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eastAsia="Arial" w:hAnsi="Arial" w:cs="Arial"/>
        <w:sz w:val="32"/>
        <w:szCs w:val="32"/>
      </w:rPr>
      <w:tab/>
    </w:r>
    <w:r>
      <w:rPr>
        <w:noProof/>
        <w:lang w:val="en-SG"/>
      </w:rPr>
      <w:drawing>
        <wp:inline distT="0" distB="0" distL="0" distR="0">
          <wp:extent cx="838200" cy="838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p w:rsidR="00DA164A" w:rsidRDefault="005B3A4D">
    <w:pPr>
      <w:pStyle w:val="Header"/>
      <w:tabs>
        <w:tab w:val="clear" w:pos="4680"/>
        <w:tab w:val="clear" w:pos="9360"/>
        <w:tab w:val="right" w:pos="9340"/>
      </w:tabs>
      <w:spacing w:after="360"/>
    </w:pPr>
    <w:r>
      <w:rPr>
        <w:rFonts w:ascii="Arial"/>
        <w:sz w:val="32"/>
        <w:szCs w:val="32"/>
      </w:rP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Header"/>
      <w:tabs>
        <w:tab w:val="clear" w:pos="4680"/>
        <w:tab w:val="clear" w:pos="9360"/>
        <w:tab w:val="right" w:pos="9340"/>
      </w:tabs>
      <w:spacing w:after="360"/>
      <w:rPr>
        <w:rFonts w:ascii="Arial" w:eastAsia="Arial" w:hAnsi="Arial" w:cs="Arial"/>
        <w:sz w:val="32"/>
        <w:szCs w:val="32"/>
      </w:rPr>
    </w:pPr>
    <w:r>
      <w:rPr>
        <w:rFonts w:ascii="Arial" w:eastAsia="Arial" w:hAnsi="Arial" w:cs="Arial"/>
        <w:noProof/>
        <w:sz w:val="32"/>
        <w:szCs w:val="32"/>
        <w:lang w:val="en-SG"/>
      </w:rPr>
      <w:drawing>
        <wp:inline distT="0" distB="0" distL="0" distR="0" wp14:anchorId="21D8F887" wp14:editId="1BC32026">
          <wp:extent cx="2171700" cy="116891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eastAsia="Arial" w:hAnsi="Arial" w:cs="Arial"/>
        <w:sz w:val="32"/>
        <w:szCs w:val="32"/>
      </w:rPr>
      <w:tab/>
    </w:r>
    <w:r>
      <w:rPr>
        <w:noProof/>
        <w:lang w:val="en-SG"/>
      </w:rPr>
      <w:drawing>
        <wp:inline distT="0" distB="0" distL="0" distR="0" wp14:anchorId="27B501C3" wp14:editId="661152E8">
          <wp:extent cx="838200" cy="838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p w:rsidR="00DA164A" w:rsidRDefault="005B3A4D">
    <w:pPr>
      <w:pStyle w:val="Header"/>
      <w:tabs>
        <w:tab w:val="clear" w:pos="4680"/>
        <w:tab w:val="clear" w:pos="9360"/>
        <w:tab w:val="right" w:pos="9340"/>
      </w:tabs>
      <w:spacing w:after="360"/>
    </w:pPr>
    <w:r>
      <w:rPr>
        <w:rFonts w:ascii="Arial"/>
        <w:sz w:val="32"/>
        <w:szCs w:val="32"/>
      </w:rPr>
      <w:t>Table of Figures</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Header"/>
      <w:tabs>
        <w:tab w:val="clear" w:pos="4680"/>
        <w:tab w:val="clear" w:pos="9360"/>
        <w:tab w:val="right" w:pos="9340"/>
      </w:tabs>
      <w:spacing w:after="360"/>
      <w:rPr>
        <w:rFonts w:ascii="Arial" w:eastAsia="Arial" w:hAnsi="Arial" w:cs="Arial"/>
        <w:sz w:val="32"/>
        <w:szCs w:val="32"/>
      </w:rPr>
    </w:pPr>
    <w:r>
      <w:rPr>
        <w:rFonts w:ascii="Arial" w:eastAsia="Arial" w:hAnsi="Arial" w:cs="Arial"/>
        <w:noProof/>
        <w:sz w:val="32"/>
        <w:szCs w:val="32"/>
        <w:lang w:val="en-SG"/>
      </w:rPr>
      <w:drawing>
        <wp:inline distT="0" distB="0" distL="0" distR="0" wp14:anchorId="00EEEEC6" wp14:editId="694AC884">
          <wp:extent cx="2171700" cy="1168913"/>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34"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eastAsia="Arial" w:hAnsi="Arial" w:cs="Arial"/>
        <w:sz w:val="32"/>
        <w:szCs w:val="32"/>
      </w:rPr>
      <w:tab/>
    </w:r>
    <w:r>
      <w:rPr>
        <w:noProof/>
        <w:lang w:val="en-SG"/>
      </w:rPr>
      <w:drawing>
        <wp:inline distT="0" distB="0" distL="0" distR="0" wp14:anchorId="74FB5EB2" wp14:editId="6A6CC9CC">
          <wp:extent cx="838200" cy="838200"/>
          <wp:effectExtent l="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1835"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p w:rsidR="00DA164A" w:rsidRDefault="005B3A4D">
    <w:pPr>
      <w:pStyle w:val="Header"/>
      <w:tabs>
        <w:tab w:val="clear" w:pos="4680"/>
        <w:tab w:val="clear" w:pos="9360"/>
        <w:tab w:val="right" w:pos="9340"/>
      </w:tabs>
      <w:spacing w:after="360"/>
    </w:pPr>
    <w:r>
      <w:rPr>
        <w:rFonts w:ascii="Arial"/>
        <w:sz w:val="32"/>
        <w:szCs w:val="32"/>
      </w:rPr>
      <w:t>Table of Examples</w: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164A" w:rsidRDefault="005B3A4D">
    <w:pPr>
      <w:pStyle w:val="Header"/>
      <w:tabs>
        <w:tab w:val="clear" w:pos="4680"/>
        <w:tab w:val="clear" w:pos="9360"/>
        <w:tab w:val="right" w:pos="9340"/>
      </w:tabs>
      <w:spacing w:after="360"/>
    </w:pPr>
    <w:r>
      <w:rPr>
        <w:rFonts w:ascii="Arial" w:eastAsia="Arial" w:hAnsi="Arial" w:cs="Arial"/>
        <w:noProof/>
        <w:sz w:val="32"/>
        <w:szCs w:val="32"/>
        <w:lang w:val="en-SG"/>
      </w:rPr>
      <w:drawing>
        <wp:inline distT="0" distB="0" distL="0" distR="0">
          <wp:extent cx="2171700" cy="116891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eastAsia="Arial" w:hAnsi="Arial" w:cs="Arial"/>
        <w:sz w:val="32"/>
        <w:szCs w:val="32"/>
      </w:rPr>
      <w:tab/>
    </w:r>
    <w:r>
      <w:rPr>
        <w:noProof/>
        <w:lang w:val="en-SG"/>
      </w:rPr>
      <w:drawing>
        <wp:inline distT="0" distB="0" distL="0" distR="0">
          <wp:extent cx="838200" cy="8382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779"/>
    <w:multiLevelType w:val="multilevel"/>
    <w:tmpl w:val="840053AA"/>
    <w:lvl w:ilvl="0">
      <w:start w:val="1"/>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48C0DAA"/>
    <w:multiLevelType w:val="multilevel"/>
    <w:tmpl w:val="DD54A1DA"/>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
    <w:nsid w:val="053611E3"/>
    <w:multiLevelType w:val="multilevel"/>
    <w:tmpl w:val="BBCCF71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66919F8"/>
    <w:multiLevelType w:val="multilevel"/>
    <w:tmpl w:val="F67C7836"/>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
    <w:nsid w:val="079A5775"/>
    <w:multiLevelType w:val="multilevel"/>
    <w:tmpl w:val="EAC07F7A"/>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
    <w:nsid w:val="0EA5789B"/>
    <w:multiLevelType w:val="multilevel"/>
    <w:tmpl w:val="555C2470"/>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F491ED3"/>
    <w:multiLevelType w:val="multilevel"/>
    <w:tmpl w:val="865273D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380467D"/>
    <w:multiLevelType w:val="multilevel"/>
    <w:tmpl w:val="E5AA2AA6"/>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8">
    <w:nsid w:val="1A380222"/>
    <w:multiLevelType w:val="multilevel"/>
    <w:tmpl w:val="FEFA557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9">
    <w:nsid w:val="1A44688F"/>
    <w:multiLevelType w:val="multilevel"/>
    <w:tmpl w:val="E1807FC8"/>
    <w:styleLink w:val="ImportedStyle1"/>
    <w:lvl w:ilvl="0">
      <w:start w:val="7"/>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0">
    <w:nsid w:val="1A4F7B50"/>
    <w:multiLevelType w:val="multilevel"/>
    <w:tmpl w:val="0090D1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72789B"/>
    <w:multiLevelType w:val="multilevel"/>
    <w:tmpl w:val="29DEA3CC"/>
    <w:styleLink w:val="List21"/>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2">
    <w:nsid w:val="2243171B"/>
    <w:multiLevelType w:val="multilevel"/>
    <w:tmpl w:val="4080F934"/>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3">
    <w:nsid w:val="22BE19FF"/>
    <w:multiLevelType w:val="multilevel"/>
    <w:tmpl w:val="1C400C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C2198B"/>
    <w:multiLevelType w:val="multilevel"/>
    <w:tmpl w:val="491C276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56414B4"/>
    <w:multiLevelType w:val="multilevel"/>
    <w:tmpl w:val="CE82D85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nsid w:val="257A7447"/>
    <w:multiLevelType w:val="multilevel"/>
    <w:tmpl w:val="43C8A05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7924C0A"/>
    <w:multiLevelType w:val="multilevel"/>
    <w:tmpl w:val="B5EA74BE"/>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8">
    <w:nsid w:val="29F303FD"/>
    <w:multiLevelType w:val="multilevel"/>
    <w:tmpl w:val="807EFAFE"/>
    <w:lvl w:ilvl="0">
      <w:start w:val="1"/>
      <w:numFmt w:val="decimal"/>
      <w:lvlText w:val="%1."/>
      <w:lvlJc w:val="left"/>
      <w:pPr>
        <w:tabs>
          <w:tab w:val="num" w:pos="297"/>
        </w:tabs>
        <w:ind w:left="297" w:hanging="297"/>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396"/>
        </w:tabs>
        <w:ind w:left="396" w:hanging="396"/>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495"/>
        </w:tabs>
        <w:ind w:left="495" w:hanging="495"/>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594"/>
        </w:tabs>
        <w:ind w:left="594" w:hanging="594"/>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693"/>
        </w:tabs>
        <w:ind w:left="693" w:hanging="693"/>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792"/>
        </w:tabs>
        <w:ind w:left="792" w:hanging="792"/>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891"/>
        </w:tabs>
        <w:ind w:left="891" w:hanging="89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990"/>
        </w:tabs>
        <w:ind w:left="99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089"/>
        </w:tabs>
        <w:ind w:left="1089" w:hanging="1089"/>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9">
    <w:nsid w:val="2B1B613C"/>
    <w:multiLevelType w:val="multilevel"/>
    <w:tmpl w:val="20BAC564"/>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CF6044B"/>
    <w:multiLevelType w:val="multilevel"/>
    <w:tmpl w:val="E7A0A2A0"/>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1">
    <w:nsid w:val="30777CDE"/>
    <w:multiLevelType w:val="multilevel"/>
    <w:tmpl w:val="6D2A602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3C82EDD"/>
    <w:multiLevelType w:val="multilevel"/>
    <w:tmpl w:val="3CEA54DA"/>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36DD021D"/>
    <w:multiLevelType w:val="multilevel"/>
    <w:tmpl w:val="7CE617F8"/>
    <w:lvl w:ilvl="0">
      <w:start w:val="2"/>
      <w:numFmt w:val="decimal"/>
      <w:lvlText w:val="%1."/>
      <w:lvlJc w:val="left"/>
      <w:pPr>
        <w:tabs>
          <w:tab w:val="num" w:pos="297"/>
        </w:tabs>
        <w:ind w:left="297" w:hanging="297"/>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396"/>
        </w:tabs>
        <w:ind w:left="396" w:hanging="396"/>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495"/>
        </w:tabs>
        <w:ind w:left="495" w:hanging="495"/>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594"/>
        </w:tabs>
        <w:ind w:left="594" w:hanging="594"/>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693"/>
        </w:tabs>
        <w:ind w:left="693" w:hanging="693"/>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792"/>
        </w:tabs>
        <w:ind w:left="792" w:hanging="792"/>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891"/>
        </w:tabs>
        <w:ind w:left="891" w:hanging="89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990"/>
        </w:tabs>
        <w:ind w:left="99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089"/>
        </w:tabs>
        <w:ind w:left="1089" w:hanging="1089"/>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4">
    <w:nsid w:val="38350DC5"/>
    <w:multiLevelType w:val="multilevel"/>
    <w:tmpl w:val="E56AB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A046237"/>
    <w:multiLevelType w:val="multilevel"/>
    <w:tmpl w:val="58729648"/>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7F5AFD"/>
    <w:multiLevelType w:val="multilevel"/>
    <w:tmpl w:val="E4C84E1E"/>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7">
    <w:nsid w:val="3C067D2F"/>
    <w:multiLevelType w:val="multilevel"/>
    <w:tmpl w:val="9EB0716A"/>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8">
    <w:nsid w:val="44E952BB"/>
    <w:multiLevelType w:val="multilevel"/>
    <w:tmpl w:val="17CAE7FC"/>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5D2495F"/>
    <w:multiLevelType w:val="multilevel"/>
    <w:tmpl w:val="2A6CEABA"/>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0">
    <w:nsid w:val="460E5729"/>
    <w:multiLevelType w:val="multilevel"/>
    <w:tmpl w:val="02CA7680"/>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1">
    <w:nsid w:val="46394D89"/>
    <w:multiLevelType w:val="multilevel"/>
    <w:tmpl w:val="8C287B40"/>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2">
    <w:nsid w:val="474141EB"/>
    <w:multiLevelType w:val="multilevel"/>
    <w:tmpl w:val="4588F2D8"/>
    <w:styleLink w:val="List41"/>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3">
    <w:nsid w:val="477A69C7"/>
    <w:multiLevelType w:val="multilevel"/>
    <w:tmpl w:val="843A16C4"/>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4">
    <w:nsid w:val="48BC267B"/>
    <w:multiLevelType w:val="multilevel"/>
    <w:tmpl w:val="D520DAFE"/>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8CC6CC7"/>
    <w:multiLevelType w:val="multilevel"/>
    <w:tmpl w:val="A1D63534"/>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BA40EEE"/>
    <w:multiLevelType w:val="multilevel"/>
    <w:tmpl w:val="C8F88C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E65E72"/>
    <w:multiLevelType w:val="multilevel"/>
    <w:tmpl w:val="2BC0D59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9206437"/>
    <w:multiLevelType w:val="multilevel"/>
    <w:tmpl w:val="9FE6DD0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60FE4DA4"/>
    <w:multiLevelType w:val="multilevel"/>
    <w:tmpl w:val="94A866B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67B028D6"/>
    <w:multiLevelType w:val="multilevel"/>
    <w:tmpl w:val="9ABE132A"/>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1">
    <w:nsid w:val="6A5F0024"/>
    <w:multiLevelType w:val="multilevel"/>
    <w:tmpl w:val="0A941548"/>
    <w:lvl w:ilvl="0">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2">
    <w:nsid w:val="6BB25DBF"/>
    <w:multiLevelType w:val="multilevel"/>
    <w:tmpl w:val="63CCEB5A"/>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3">
    <w:nsid w:val="6C0B2D32"/>
    <w:multiLevelType w:val="hybridMultilevel"/>
    <w:tmpl w:val="35B0308E"/>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44">
    <w:nsid w:val="6CF667DF"/>
    <w:multiLevelType w:val="multilevel"/>
    <w:tmpl w:val="3A32E88C"/>
    <w:styleLink w:val="List1"/>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5">
    <w:nsid w:val="6D1A47A7"/>
    <w:multiLevelType w:val="multilevel"/>
    <w:tmpl w:val="1878168A"/>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6">
    <w:nsid w:val="6E1C6CA8"/>
    <w:multiLevelType w:val="multilevel"/>
    <w:tmpl w:val="8776327E"/>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7">
    <w:nsid w:val="72167C39"/>
    <w:multiLevelType w:val="multilevel"/>
    <w:tmpl w:val="E4DEB28E"/>
    <w:lvl w:ilvl="0">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8">
    <w:nsid w:val="72F32445"/>
    <w:multiLevelType w:val="multilevel"/>
    <w:tmpl w:val="26888A76"/>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49">
    <w:nsid w:val="73AB3177"/>
    <w:multiLevelType w:val="multilevel"/>
    <w:tmpl w:val="DC44D280"/>
    <w:lvl w:ilvl="0">
      <w:start w:val="2"/>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0">
    <w:nsid w:val="73C347B9"/>
    <w:multiLevelType w:val="multilevel"/>
    <w:tmpl w:val="9620BAB2"/>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1">
    <w:nsid w:val="74110075"/>
    <w:multiLevelType w:val="multilevel"/>
    <w:tmpl w:val="4CE43DB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4A93779"/>
    <w:multiLevelType w:val="multilevel"/>
    <w:tmpl w:val="CC8CCF1E"/>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3">
    <w:nsid w:val="74B92CEC"/>
    <w:multiLevelType w:val="multilevel"/>
    <w:tmpl w:val="149C16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173468"/>
    <w:multiLevelType w:val="multilevel"/>
    <w:tmpl w:val="56DA61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52C600D"/>
    <w:multiLevelType w:val="multilevel"/>
    <w:tmpl w:val="29C264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6">
    <w:nsid w:val="76137DA4"/>
    <w:multiLevelType w:val="multilevel"/>
    <w:tmpl w:val="BE76700C"/>
    <w:lvl w:ilvl="0">
      <w:start w:val="1"/>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7">
    <w:nsid w:val="772C2E36"/>
    <w:multiLevelType w:val="multilevel"/>
    <w:tmpl w:val="210C0E44"/>
    <w:styleLink w:val="ImportedStyle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8">
    <w:nsid w:val="7A26602A"/>
    <w:multiLevelType w:val="multilevel"/>
    <w:tmpl w:val="E2E61E70"/>
    <w:lvl w:ilvl="0">
      <w:start w:val="1"/>
      <w:numFmt w:val="decimal"/>
      <w:lvlText w:val="%1."/>
      <w:lvlJc w:val="left"/>
      <w:pPr>
        <w:tabs>
          <w:tab w:val="num" w:pos="517"/>
        </w:tabs>
        <w:ind w:left="517" w:hanging="297"/>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642"/>
        </w:tabs>
        <w:ind w:left="642" w:hanging="422"/>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715"/>
        </w:tabs>
        <w:ind w:left="715" w:hanging="495"/>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14"/>
        </w:tabs>
        <w:ind w:left="814" w:hanging="594"/>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913"/>
        </w:tabs>
        <w:ind w:left="913" w:hanging="693"/>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012"/>
        </w:tabs>
        <w:ind w:left="1012" w:hanging="792"/>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111"/>
        </w:tabs>
        <w:ind w:left="1111" w:hanging="89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309"/>
        </w:tabs>
        <w:ind w:left="1309" w:hanging="1089"/>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9">
    <w:nsid w:val="7BC87F63"/>
    <w:multiLevelType w:val="multilevel"/>
    <w:tmpl w:val="9A704B2E"/>
    <w:lvl w:ilvl="0">
      <w:numFmt w:val="bullet"/>
      <w:lvlText w:val="•"/>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60">
    <w:nsid w:val="7C022515"/>
    <w:multiLevelType w:val="multilevel"/>
    <w:tmpl w:val="96F0F364"/>
    <w:styleLink w:val="ImportedStyle3"/>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61">
    <w:nsid w:val="7CAF2A40"/>
    <w:multiLevelType w:val="multilevel"/>
    <w:tmpl w:val="37843E5E"/>
    <w:lvl w:ilvl="0">
      <w:start w:val="1"/>
      <w:numFmt w:val="decimal"/>
      <w:lvlText w:val="%1."/>
      <w:lvlJc w:val="left"/>
      <w:pPr>
        <w:tabs>
          <w:tab w:val="num" w:pos="517"/>
        </w:tabs>
        <w:ind w:left="517" w:hanging="297"/>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642"/>
        </w:tabs>
        <w:ind w:left="642" w:hanging="422"/>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715"/>
        </w:tabs>
        <w:ind w:left="715" w:hanging="495"/>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14"/>
        </w:tabs>
        <w:ind w:left="814" w:hanging="594"/>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913"/>
        </w:tabs>
        <w:ind w:left="913" w:hanging="693"/>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012"/>
        </w:tabs>
        <w:ind w:left="1012" w:hanging="792"/>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111"/>
        </w:tabs>
        <w:ind w:left="1111" w:hanging="89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309"/>
        </w:tabs>
        <w:ind w:left="1309" w:hanging="1089"/>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62">
    <w:nsid w:val="7CE12964"/>
    <w:multiLevelType w:val="multilevel"/>
    <w:tmpl w:val="536A8D7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3">
    <w:nsid w:val="7EBB2FC0"/>
    <w:multiLevelType w:val="multilevel"/>
    <w:tmpl w:val="2B687DD6"/>
    <w:lvl w:ilvl="0">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num w:numId="1">
    <w:abstractNumId w:val="18"/>
  </w:num>
  <w:num w:numId="2">
    <w:abstractNumId w:val="23"/>
  </w:num>
  <w:num w:numId="3">
    <w:abstractNumId w:val="58"/>
  </w:num>
  <w:num w:numId="4">
    <w:abstractNumId w:val="61"/>
  </w:num>
  <w:num w:numId="5">
    <w:abstractNumId w:val="49"/>
  </w:num>
  <w:num w:numId="6">
    <w:abstractNumId w:val="5"/>
  </w:num>
  <w:num w:numId="7">
    <w:abstractNumId w:val="13"/>
  </w:num>
  <w:num w:numId="8">
    <w:abstractNumId w:val="39"/>
  </w:num>
  <w:num w:numId="9">
    <w:abstractNumId w:val="62"/>
  </w:num>
  <w:num w:numId="10">
    <w:abstractNumId w:val="24"/>
  </w:num>
  <w:num w:numId="11">
    <w:abstractNumId w:val="36"/>
  </w:num>
  <w:num w:numId="12">
    <w:abstractNumId w:val="37"/>
  </w:num>
  <w:num w:numId="13">
    <w:abstractNumId w:val="51"/>
  </w:num>
  <w:num w:numId="14">
    <w:abstractNumId w:val="6"/>
  </w:num>
  <w:num w:numId="15">
    <w:abstractNumId w:val="10"/>
  </w:num>
  <w:num w:numId="16">
    <w:abstractNumId w:val="45"/>
  </w:num>
  <w:num w:numId="17">
    <w:abstractNumId w:val="2"/>
  </w:num>
  <w:num w:numId="18">
    <w:abstractNumId w:val="53"/>
  </w:num>
  <w:num w:numId="19">
    <w:abstractNumId w:val="14"/>
  </w:num>
  <w:num w:numId="20">
    <w:abstractNumId w:val="55"/>
  </w:num>
  <w:num w:numId="21">
    <w:abstractNumId w:val="52"/>
  </w:num>
  <w:num w:numId="22">
    <w:abstractNumId w:val="8"/>
  </w:num>
  <w:num w:numId="23">
    <w:abstractNumId w:val="1"/>
  </w:num>
  <w:num w:numId="24">
    <w:abstractNumId w:val="44"/>
  </w:num>
  <w:num w:numId="25">
    <w:abstractNumId w:val="41"/>
  </w:num>
  <w:num w:numId="26">
    <w:abstractNumId w:val="40"/>
  </w:num>
  <w:num w:numId="27">
    <w:abstractNumId w:val="29"/>
  </w:num>
  <w:num w:numId="28">
    <w:abstractNumId w:val="34"/>
  </w:num>
  <w:num w:numId="29">
    <w:abstractNumId w:val="63"/>
  </w:num>
  <w:num w:numId="30">
    <w:abstractNumId w:val="56"/>
  </w:num>
  <w:num w:numId="31">
    <w:abstractNumId w:val="0"/>
  </w:num>
  <w:num w:numId="32">
    <w:abstractNumId w:val="59"/>
  </w:num>
  <w:num w:numId="33">
    <w:abstractNumId w:val="26"/>
  </w:num>
  <w:num w:numId="34">
    <w:abstractNumId w:val="12"/>
  </w:num>
  <w:num w:numId="35">
    <w:abstractNumId w:val="3"/>
  </w:num>
  <w:num w:numId="36">
    <w:abstractNumId w:val="7"/>
  </w:num>
  <w:num w:numId="37">
    <w:abstractNumId w:val="27"/>
  </w:num>
  <w:num w:numId="38">
    <w:abstractNumId w:val="22"/>
  </w:num>
  <w:num w:numId="39">
    <w:abstractNumId w:val="35"/>
  </w:num>
  <w:num w:numId="40">
    <w:abstractNumId w:val="25"/>
  </w:num>
  <w:num w:numId="41">
    <w:abstractNumId w:val="47"/>
  </w:num>
  <w:num w:numId="42">
    <w:abstractNumId w:val="31"/>
  </w:num>
  <w:num w:numId="43">
    <w:abstractNumId w:val="50"/>
  </w:num>
  <w:num w:numId="44">
    <w:abstractNumId w:val="48"/>
  </w:num>
  <w:num w:numId="45">
    <w:abstractNumId w:val="20"/>
  </w:num>
  <w:num w:numId="46">
    <w:abstractNumId w:val="17"/>
  </w:num>
  <w:num w:numId="47">
    <w:abstractNumId w:val="11"/>
  </w:num>
  <w:num w:numId="48">
    <w:abstractNumId w:val="21"/>
  </w:num>
  <w:num w:numId="49">
    <w:abstractNumId w:val="57"/>
  </w:num>
  <w:num w:numId="50">
    <w:abstractNumId w:val="30"/>
  </w:num>
  <w:num w:numId="51">
    <w:abstractNumId w:val="28"/>
  </w:num>
  <w:num w:numId="52">
    <w:abstractNumId w:val="16"/>
  </w:num>
  <w:num w:numId="53">
    <w:abstractNumId w:val="38"/>
  </w:num>
  <w:num w:numId="54">
    <w:abstractNumId w:val="4"/>
  </w:num>
  <w:num w:numId="55">
    <w:abstractNumId w:val="42"/>
  </w:num>
  <w:num w:numId="56">
    <w:abstractNumId w:val="33"/>
  </w:num>
  <w:num w:numId="57">
    <w:abstractNumId w:val="46"/>
  </w:num>
  <w:num w:numId="58">
    <w:abstractNumId w:val="32"/>
  </w:num>
  <w:num w:numId="59">
    <w:abstractNumId w:val="60"/>
  </w:num>
  <w:num w:numId="60">
    <w:abstractNumId w:val="54"/>
  </w:num>
  <w:num w:numId="61">
    <w:abstractNumId w:val="15"/>
  </w:num>
  <w:num w:numId="62">
    <w:abstractNumId w:val="19"/>
  </w:num>
  <w:num w:numId="63">
    <w:abstractNumId w:val="9"/>
  </w:num>
  <w:num w:numId="64">
    <w:abstractNumId w:val="4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A164A"/>
    <w:rsid w:val="00032059"/>
    <w:rsid w:val="00262FAC"/>
    <w:rsid w:val="005B3A4D"/>
    <w:rsid w:val="00806E1E"/>
    <w:rsid w:val="00B071CA"/>
    <w:rsid w:val="00DA164A"/>
    <w:rsid w:val="00EC121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SG" w:eastAsia="en-SG"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keepLines/>
      <w:spacing w:before="360" w:after="120"/>
      <w:ind w:left="576" w:hanging="576"/>
      <w:outlineLvl w:val="1"/>
    </w:pPr>
    <w:rPr>
      <w:rFonts w:ascii="Arial Bold" w:eastAsia="Arial Bold" w:hAnsi="Arial Bold" w:cs="Arial Bold"/>
      <w:color w:val="000000"/>
      <w:sz w:val="30"/>
      <w:szCs w:val="3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lang w:val="en-US"/>
    </w:rPr>
  </w:style>
  <w:style w:type="paragraph" w:customStyle="1" w:styleId="ATTlegal">
    <w:name w:val="ATT_legal"/>
    <w:rPr>
      <w:rFonts w:ascii="Calibri" w:eastAsia="Calibri" w:hAnsi="Calibri" w:cs="Calibri"/>
      <w:color w:val="808080"/>
      <w:sz w:val="14"/>
      <w:szCs w:val="14"/>
      <w:u w:color="808080"/>
      <w:lang w:val="en-US"/>
    </w:rPr>
  </w:style>
  <w:style w:type="paragraph" w:styleId="Title">
    <w:name w:val="Title"/>
    <w:next w:val="Body"/>
    <w:pPr>
      <w:keepNext/>
      <w:keepLines/>
      <w:spacing w:before="1560" w:after="300"/>
      <w:ind w:left="720"/>
    </w:pPr>
    <w:rPr>
      <w:rFonts w:ascii="Arial Bold" w:hAnsi="Arial Unicode MS" w:cs="Arial Unicode MS"/>
      <w:color w:val="000000"/>
      <w:spacing w:val="5"/>
      <w:kern w:val="28"/>
      <w:sz w:val="52"/>
      <w:szCs w:val="5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styleId="Subtitle">
    <w:name w:val="Subtitle"/>
    <w:next w:val="BodyA"/>
    <w:pPr>
      <w:keepNext/>
      <w:keepLines/>
      <w:spacing w:after="840"/>
      <w:ind w:left="720"/>
    </w:pPr>
    <w:rPr>
      <w:rFonts w:ascii="Arial Bold" w:hAnsi="Arial Unicode MS" w:cs="Arial Unicode MS"/>
      <w:color w:val="000000"/>
      <w:spacing w:val="15"/>
      <w:kern w:val="28"/>
      <w:sz w:val="24"/>
      <w:szCs w:val="24"/>
      <w:u w:color="000000"/>
      <w:lang w:val="en-US"/>
    </w:rPr>
  </w:style>
  <w:style w:type="paragraph" w:customStyle="1" w:styleId="BodyA">
    <w:name w:val="Body A"/>
    <w:pPr>
      <w:spacing w:before="120" w:after="120"/>
      <w:ind w:left="1440"/>
    </w:pPr>
    <w:rPr>
      <w:rFonts w:ascii="Arial" w:hAnsi="Arial Unicode MS" w:cs="Arial Unicode MS"/>
      <w:color w:val="000000"/>
      <w:sz w:val="22"/>
      <w:szCs w:val="22"/>
      <w:u w:color="000000"/>
      <w:lang w:val="en-US"/>
    </w:rPr>
  </w:style>
  <w:style w:type="paragraph" w:customStyle="1" w:styleId="Author">
    <w:name w:val="Author"/>
    <w:pPr>
      <w:spacing w:before="120" w:after="120"/>
      <w:ind w:left="720"/>
    </w:pPr>
    <w:rPr>
      <w:rFonts w:ascii="Arial" w:hAnsi="Arial Unicode MS" w:cs="Arial Unicode MS"/>
      <w:color w:val="000000"/>
      <w:sz w:val="22"/>
      <w:szCs w:val="22"/>
      <w:u w:color="000000"/>
      <w:lang w:val="en-US"/>
    </w:rPr>
  </w:style>
  <w:style w:type="paragraph" w:customStyle="1" w:styleId="Legal">
    <w:name w:val="Legal"/>
    <w:pPr>
      <w:spacing w:after="120" w:line="240" w:lineRule="exact"/>
    </w:pPr>
    <w:rPr>
      <w:rFonts w:ascii="Arial" w:hAnsi="Arial Unicode MS" w:cs="Arial Unicode MS"/>
      <w:color w:val="000000"/>
      <w:sz w:val="16"/>
      <w:szCs w:val="16"/>
      <w:u w:color="000000"/>
      <w:lang w:val="en-US"/>
    </w:rPr>
  </w:style>
  <w:style w:type="paragraph" w:styleId="TOC2">
    <w:name w:val="toc 2"/>
    <w:pPr>
      <w:tabs>
        <w:tab w:val="left" w:pos="880"/>
        <w:tab w:val="right" w:leader="dot" w:pos="9340"/>
      </w:tabs>
      <w:spacing w:after="100" w:line="276" w:lineRule="auto"/>
      <w:ind w:left="220"/>
    </w:pPr>
    <w:rPr>
      <w:rFonts w:ascii="Calibri" w:eastAsia="Calibri" w:hAnsi="Calibri" w:cs="Calibri"/>
      <w:color w:val="000000"/>
      <w:sz w:val="22"/>
      <w:szCs w:val="22"/>
      <w:u w:color="000000"/>
      <w:lang w:val="en-US"/>
    </w:rPr>
  </w:style>
  <w:style w:type="paragraph" w:styleId="TOC3">
    <w:name w:val="toc 3"/>
    <w:pPr>
      <w:tabs>
        <w:tab w:val="left" w:pos="440"/>
        <w:tab w:val="right" w:leader="dot" w:pos="9340"/>
      </w:tabs>
      <w:spacing w:after="100" w:line="276" w:lineRule="auto"/>
    </w:pPr>
    <w:rPr>
      <w:rFonts w:ascii="Calibri" w:eastAsia="Calibri" w:hAnsi="Calibri" w:cs="Calibri"/>
      <w:color w:val="000000"/>
      <w:sz w:val="22"/>
      <w:szCs w:val="22"/>
      <w:u w:color="000000"/>
      <w:lang w:val="en-US"/>
    </w:rPr>
  </w:style>
  <w:style w:type="paragraph" w:customStyle="1" w:styleId="Heading">
    <w:name w:val="Heading"/>
    <w:next w:val="BodyA"/>
    <w:pPr>
      <w:keepNext/>
      <w:keepLines/>
      <w:spacing w:before="360" w:after="120"/>
      <w:ind w:left="432" w:hanging="432"/>
      <w:outlineLvl w:val="2"/>
    </w:pPr>
    <w:rPr>
      <w:rFonts w:ascii="Arial Bold" w:eastAsia="Arial Bold" w:hAnsi="Arial Bold" w:cs="Arial Bold"/>
      <w:color w:val="000000"/>
      <w:sz w:val="32"/>
      <w:szCs w:val="32"/>
      <w:u w:color="000000"/>
    </w:rPr>
  </w:style>
  <w:style w:type="numbering" w:customStyle="1" w:styleId="ImportedStyle1">
    <w:name w:val="Imported Style 1"/>
    <w:pPr>
      <w:numPr>
        <w:numId w:val="63"/>
      </w:numPr>
    </w:pPr>
  </w:style>
  <w:style w:type="numbering" w:customStyle="1" w:styleId="List0">
    <w:name w:val="List 0"/>
    <w:basedOn w:val="ImportedStyle1"/>
    <w:pPr>
      <w:numPr>
        <w:numId w:val="16"/>
      </w:numPr>
    </w:p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paragraph" w:styleId="TableofFigures">
    <w:name w:val="table of figures"/>
    <w:next w:val="Body"/>
    <w:pPr>
      <w:spacing w:line="276" w:lineRule="auto"/>
    </w:pPr>
    <w:rPr>
      <w:rFonts w:ascii="Calibri" w:eastAsia="Calibri" w:hAnsi="Calibri" w:cs="Calibri"/>
      <w:color w:val="000000"/>
      <w:sz w:val="22"/>
      <w:szCs w:val="22"/>
      <w:u w:color="000000"/>
      <w:lang w:val="en-US"/>
    </w:rPr>
  </w:style>
  <w:style w:type="paragraph" w:styleId="ListParagraph">
    <w:name w:val="List Paragraph"/>
    <w:pPr>
      <w:spacing w:before="120" w:after="120"/>
      <w:ind w:left="2160" w:hanging="360"/>
    </w:pPr>
    <w:rPr>
      <w:rFonts w:ascii="Arial" w:hAnsi="Arial Unicode MS" w:cs="Arial Unicode MS"/>
      <w:color w:val="000000"/>
      <w:sz w:val="22"/>
      <w:szCs w:val="22"/>
      <w:u w:color="000000"/>
      <w:lang w:val="en-US"/>
    </w:rPr>
  </w:style>
  <w:style w:type="numbering" w:customStyle="1" w:styleId="ImportedStyle2">
    <w:name w:val="Imported Style 2"/>
    <w:pPr>
      <w:numPr>
        <w:numId w:val="49"/>
      </w:numPr>
    </w:pPr>
  </w:style>
  <w:style w:type="paragraph" w:customStyle="1" w:styleId="Figure">
    <w:name w:val="Figure"/>
    <w:next w:val="Caption"/>
    <w:pPr>
      <w:keepNext/>
      <w:spacing w:before="240" w:after="120"/>
      <w:ind w:left="1440"/>
      <w:jc w:val="center"/>
    </w:pPr>
    <w:rPr>
      <w:rFonts w:ascii="Arial" w:eastAsia="Arial" w:hAnsi="Arial" w:cs="Arial"/>
      <w:color w:val="000000"/>
      <w:sz w:val="22"/>
      <w:szCs w:val="22"/>
      <w:u w:color="000000"/>
      <w:lang w:val="en-US"/>
    </w:rPr>
  </w:style>
  <w:style w:type="paragraph" w:styleId="Caption">
    <w:name w:val="caption"/>
    <w:next w:val="BodyA"/>
    <w:pPr>
      <w:spacing w:before="120" w:after="240"/>
      <w:ind w:left="1440"/>
      <w:jc w:val="center"/>
    </w:pPr>
    <w:rPr>
      <w:rFonts w:ascii="Arial" w:eastAsia="Arial" w:hAnsi="Arial" w:cs="Arial"/>
      <w:b/>
      <w:bCs/>
      <w:i/>
      <w:iCs/>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customStyle="1" w:styleId="Numberedlist">
    <w:name w:val="Numbered list"/>
    <w:pPr>
      <w:spacing w:before="120" w:after="120"/>
      <w:ind w:left="1800" w:hanging="360"/>
    </w:pPr>
    <w:rPr>
      <w:rFonts w:ascii="Arial" w:hAnsi="Arial Unicode MS" w:cs="Arial Unicode MS"/>
      <w:color w:val="000000"/>
      <w:sz w:val="22"/>
      <w:szCs w:val="22"/>
      <w:u w:color="000000"/>
      <w:lang w:val="en-US"/>
    </w:rPr>
  </w:style>
  <w:style w:type="character" w:customStyle="1" w:styleId="Hyperlink1">
    <w:name w:val="Hyperlink.1"/>
    <w:basedOn w:val="Link"/>
    <w:rPr>
      <w:rFonts w:ascii="Arial" w:eastAsia="Arial" w:hAnsi="Arial" w:cs="Arial"/>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1">
    <w:name w:val="List 1"/>
    <w:basedOn w:val="ImportedStyle7"/>
    <w:pPr>
      <w:numPr>
        <w:numId w:val="24"/>
      </w:numPr>
    </w:pPr>
  </w:style>
  <w:style w:type="numbering" w:customStyle="1" w:styleId="ImportedStyle7">
    <w:name w:val="Imported Style 7"/>
  </w:style>
  <w:style w:type="character" w:customStyle="1" w:styleId="Hyperlink2">
    <w:name w:val="Hyperlink.2"/>
    <w:basedOn w:val="Link"/>
    <w:rPr>
      <w:color w:val="FEFEFE"/>
      <w:u w:val="none" w:color="0000FF"/>
    </w:rPr>
  </w:style>
  <w:style w:type="numbering" w:customStyle="1" w:styleId="ImportedStyle3">
    <w:name w:val="Imported Style 3"/>
    <w:pPr>
      <w:numPr>
        <w:numId w:val="59"/>
      </w:numPr>
    </w:pPr>
  </w:style>
  <w:style w:type="numbering" w:customStyle="1" w:styleId="List21">
    <w:name w:val="List 21"/>
    <w:basedOn w:val="ImportedStyle4"/>
    <w:pPr>
      <w:numPr>
        <w:numId w:val="47"/>
      </w:numPr>
    </w:pPr>
  </w:style>
  <w:style w:type="numbering" w:customStyle="1" w:styleId="ImportedStyle4">
    <w:name w:val="Imported Style 4"/>
  </w:style>
  <w:style w:type="numbering" w:customStyle="1" w:styleId="List31">
    <w:name w:val="List 31"/>
    <w:basedOn w:val="ImportedStyle2"/>
    <w:pPr>
      <w:numPr>
        <w:numId w:val="62"/>
      </w:numPr>
    </w:pPr>
  </w:style>
  <w:style w:type="numbering" w:customStyle="1" w:styleId="List41">
    <w:name w:val="List 41"/>
    <w:basedOn w:val="ImportedStyle3"/>
    <w:pPr>
      <w:numPr>
        <w:numId w:val="58"/>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62FAC"/>
    <w:rPr>
      <w:rFonts w:ascii="Tahoma" w:hAnsi="Tahoma" w:cs="Tahoma"/>
      <w:sz w:val="16"/>
      <w:szCs w:val="16"/>
    </w:rPr>
  </w:style>
  <w:style w:type="character" w:customStyle="1" w:styleId="BalloonTextChar">
    <w:name w:val="Balloon Text Char"/>
    <w:basedOn w:val="DefaultParagraphFont"/>
    <w:link w:val="BalloonText"/>
    <w:uiPriority w:val="99"/>
    <w:semiHidden/>
    <w:rsid w:val="00262FAC"/>
    <w:rPr>
      <w:rFonts w:ascii="Tahoma" w:hAnsi="Tahoma" w:cs="Tahoma"/>
      <w:sz w:val="16"/>
      <w:szCs w:val="16"/>
      <w:lang w:val="en-US" w:eastAsia="en-US"/>
    </w:rPr>
  </w:style>
  <w:style w:type="paragraph" w:styleId="Footer">
    <w:name w:val="footer"/>
    <w:basedOn w:val="Normal"/>
    <w:link w:val="FooterChar"/>
    <w:uiPriority w:val="99"/>
    <w:unhideWhenUsed/>
    <w:rsid w:val="00B071CA"/>
    <w:pPr>
      <w:tabs>
        <w:tab w:val="center" w:pos="4513"/>
        <w:tab w:val="right" w:pos="9026"/>
      </w:tabs>
    </w:pPr>
  </w:style>
  <w:style w:type="character" w:customStyle="1" w:styleId="FooterChar">
    <w:name w:val="Footer Char"/>
    <w:basedOn w:val="DefaultParagraphFont"/>
    <w:link w:val="Footer"/>
    <w:uiPriority w:val="99"/>
    <w:rsid w:val="00B071CA"/>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SG" w:eastAsia="en-SG"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keepLines/>
      <w:spacing w:before="360" w:after="120"/>
      <w:ind w:left="576" w:hanging="576"/>
      <w:outlineLvl w:val="1"/>
    </w:pPr>
    <w:rPr>
      <w:rFonts w:ascii="Arial Bold" w:eastAsia="Arial Bold" w:hAnsi="Arial Bold" w:cs="Arial Bold"/>
      <w:color w:val="000000"/>
      <w:sz w:val="30"/>
      <w:szCs w:val="3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lang w:val="en-US"/>
    </w:rPr>
  </w:style>
  <w:style w:type="paragraph" w:customStyle="1" w:styleId="ATTlegal">
    <w:name w:val="ATT_legal"/>
    <w:rPr>
      <w:rFonts w:ascii="Calibri" w:eastAsia="Calibri" w:hAnsi="Calibri" w:cs="Calibri"/>
      <w:color w:val="808080"/>
      <w:sz w:val="14"/>
      <w:szCs w:val="14"/>
      <w:u w:color="808080"/>
      <w:lang w:val="en-US"/>
    </w:rPr>
  </w:style>
  <w:style w:type="paragraph" w:styleId="Title">
    <w:name w:val="Title"/>
    <w:next w:val="Body"/>
    <w:pPr>
      <w:keepNext/>
      <w:keepLines/>
      <w:spacing w:before="1560" w:after="300"/>
      <w:ind w:left="720"/>
    </w:pPr>
    <w:rPr>
      <w:rFonts w:ascii="Arial Bold" w:hAnsi="Arial Unicode MS" w:cs="Arial Unicode MS"/>
      <w:color w:val="000000"/>
      <w:spacing w:val="5"/>
      <w:kern w:val="28"/>
      <w:sz w:val="52"/>
      <w:szCs w:val="5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styleId="Subtitle">
    <w:name w:val="Subtitle"/>
    <w:next w:val="BodyA"/>
    <w:pPr>
      <w:keepNext/>
      <w:keepLines/>
      <w:spacing w:after="840"/>
      <w:ind w:left="720"/>
    </w:pPr>
    <w:rPr>
      <w:rFonts w:ascii="Arial Bold" w:hAnsi="Arial Unicode MS" w:cs="Arial Unicode MS"/>
      <w:color w:val="000000"/>
      <w:spacing w:val="15"/>
      <w:kern w:val="28"/>
      <w:sz w:val="24"/>
      <w:szCs w:val="24"/>
      <w:u w:color="000000"/>
      <w:lang w:val="en-US"/>
    </w:rPr>
  </w:style>
  <w:style w:type="paragraph" w:customStyle="1" w:styleId="BodyA">
    <w:name w:val="Body A"/>
    <w:pPr>
      <w:spacing w:before="120" w:after="120"/>
      <w:ind w:left="1440"/>
    </w:pPr>
    <w:rPr>
      <w:rFonts w:ascii="Arial" w:hAnsi="Arial Unicode MS" w:cs="Arial Unicode MS"/>
      <w:color w:val="000000"/>
      <w:sz w:val="22"/>
      <w:szCs w:val="22"/>
      <w:u w:color="000000"/>
      <w:lang w:val="en-US"/>
    </w:rPr>
  </w:style>
  <w:style w:type="paragraph" w:customStyle="1" w:styleId="Author">
    <w:name w:val="Author"/>
    <w:pPr>
      <w:spacing w:before="120" w:after="120"/>
      <w:ind w:left="720"/>
    </w:pPr>
    <w:rPr>
      <w:rFonts w:ascii="Arial" w:hAnsi="Arial Unicode MS" w:cs="Arial Unicode MS"/>
      <w:color w:val="000000"/>
      <w:sz w:val="22"/>
      <w:szCs w:val="22"/>
      <w:u w:color="000000"/>
      <w:lang w:val="en-US"/>
    </w:rPr>
  </w:style>
  <w:style w:type="paragraph" w:customStyle="1" w:styleId="Legal">
    <w:name w:val="Legal"/>
    <w:pPr>
      <w:spacing w:after="120" w:line="240" w:lineRule="exact"/>
    </w:pPr>
    <w:rPr>
      <w:rFonts w:ascii="Arial" w:hAnsi="Arial Unicode MS" w:cs="Arial Unicode MS"/>
      <w:color w:val="000000"/>
      <w:sz w:val="16"/>
      <w:szCs w:val="16"/>
      <w:u w:color="000000"/>
      <w:lang w:val="en-US"/>
    </w:rPr>
  </w:style>
  <w:style w:type="paragraph" w:styleId="TOC2">
    <w:name w:val="toc 2"/>
    <w:pPr>
      <w:tabs>
        <w:tab w:val="left" w:pos="880"/>
        <w:tab w:val="right" w:leader="dot" w:pos="9340"/>
      </w:tabs>
      <w:spacing w:after="100" w:line="276" w:lineRule="auto"/>
      <w:ind w:left="220"/>
    </w:pPr>
    <w:rPr>
      <w:rFonts w:ascii="Calibri" w:eastAsia="Calibri" w:hAnsi="Calibri" w:cs="Calibri"/>
      <w:color w:val="000000"/>
      <w:sz w:val="22"/>
      <w:szCs w:val="22"/>
      <w:u w:color="000000"/>
      <w:lang w:val="en-US"/>
    </w:rPr>
  </w:style>
  <w:style w:type="paragraph" w:styleId="TOC3">
    <w:name w:val="toc 3"/>
    <w:pPr>
      <w:tabs>
        <w:tab w:val="left" w:pos="440"/>
        <w:tab w:val="right" w:leader="dot" w:pos="9340"/>
      </w:tabs>
      <w:spacing w:after="100" w:line="276" w:lineRule="auto"/>
    </w:pPr>
    <w:rPr>
      <w:rFonts w:ascii="Calibri" w:eastAsia="Calibri" w:hAnsi="Calibri" w:cs="Calibri"/>
      <w:color w:val="000000"/>
      <w:sz w:val="22"/>
      <w:szCs w:val="22"/>
      <w:u w:color="000000"/>
      <w:lang w:val="en-US"/>
    </w:rPr>
  </w:style>
  <w:style w:type="paragraph" w:customStyle="1" w:styleId="Heading">
    <w:name w:val="Heading"/>
    <w:next w:val="BodyA"/>
    <w:pPr>
      <w:keepNext/>
      <w:keepLines/>
      <w:spacing w:before="360" w:after="120"/>
      <w:ind w:left="432" w:hanging="432"/>
      <w:outlineLvl w:val="2"/>
    </w:pPr>
    <w:rPr>
      <w:rFonts w:ascii="Arial Bold" w:eastAsia="Arial Bold" w:hAnsi="Arial Bold" w:cs="Arial Bold"/>
      <w:color w:val="000000"/>
      <w:sz w:val="32"/>
      <w:szCs w:val="32"/>
      <w:u w:color="000000"/>
    </w:rPr>
  </w:style>
  <w:style w:type="numbering" w:customStyle="1" w:styleId="ImportedStyle1">
    <w:name w:val="Imported Style 1"/>
    <w:pPr>
      <w:numPr>
        <w:numId w:val="63"/>
      </w:numPr>
    </w:pPr>
  </w:style>
  <w:style w:type="numbering" w:customStyle="1" w:styleId="List0">
    <w:name w:val="List 0"/>
    <w:basedOn w:val="ImportedStyle1"/>
    <w:pPr>
      <w:numPr>
        <w:numId w:val="16"/>
      </w:numPr>
    </w:p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paragraph" w:styleId="TableofFigures">
    <w:name w:val="table of figures"/>
    <w:next w:val="Body"/>
    <w:pPr>
      <w:spacing w:line="276" w:lineRule="auto"/>
    </w:pPr>
    <w:rPr>
      <w:rFonts w:ascii="Calibri" w:eastAsia="Calibri" w:hAnsi="Calibri" w:cs="Calibri"/>
      <w:color w:val="000000"/>
      <w:sz w:val="22"/>
      <w:szCs w:val="22"/>
      <w:u w:color="000000"/>
      <w:lang w:val="en-US"/>
    </w:rPr>
  </w:style>
  <w:style w:type="paragraph" w:styleId="ListParagraph">
    <w:name w:val="List Paragraph"/>
    <w:pPr>
      <w:spacing w:before="120" w:after="120"/>
      <w:ind w:left="2160" w:hanging="360"/>
    </w:pPr>
    <w:rPr>
      <w:rFonts w:ascii="Arial" w:hAnsi="Arial Unicode MS" w:cs="Arial Unicode MS"/>
      <w:color w:val="000000"/>
      <w:sz w:val="22"/>
      <w:szCs w:val="22"/>
      <w:u w:color="000000"/>
      <w:lang w:val="en-US"/>
    </w:rPr>
  </w:style>
  <w:style w:type="numbering" w:customStyle="1" w:styleId="ImportedStyle2">
    <w:name w:val="Imported Style 2"/>
    <w:pPr>
      <w:numPr>
        <w:numId w:val="49"/>
      </w:numPr>
    </w:pPr>
  </w:style>
  <w:style w:type="paragraph" w:customStyle="1" w:styleId="Figure">
    <w:name w:val="Figure"/>
    <w:next w:val="Caption"/>
    <w:pPr>
      <w:keepNext/>
      <w:spacing w:before="240" w:after="120"/>
      <w:ind w:left="1440"/>
      <w:jc w:val="center"/>
    </w:pPr>
    <w:rPr>
      <w:rFonts w:ascii="Arial" w:eastAsia="Arial" w:hAnsi="Arial" w:cs="Arial"/>
      <w:color w:val="000000"/>
      <w:sz w:val="22"/>
      <w:szCs w:val="22"/>
      <w:u w:color="000000"/>
      <w:lang w:val="en-US"/>
    </w:rPr>
  </w:style>
  <w:style w:type="paragraph" w:styleId="Caption">
    <w:name w:val="caption"/>
    <w:next w:val="BodyA"/>
    <w:pPr>
      <w:spacing w:before="120" w:after="240"/>
      <w:ind w:left="1440"/>
      <w:jc w:val="center"/>
    </w:pPr>
    <w:rPr>
      <w:rFonts w:ascii="Arial" w:eastAsia="Arial" w:hAnsi="Arial" w:cs="Arial"/>
      <w:b/>
      <w:bCs/>
      <w:i/>
      <w:iCs/>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customStyle="1" w:styleId="Numberedlist">
    <w:name w:val="Numbered list"/>
    <w:pPr>
      <w:spacing w:before="120" w:after="120"/>
      <w:ind w:left="1800" w:hanging="360"/>
    </w:pPr>
    <w:rPr>
      <w:rFonts w:ascii="Arial" w:hAnsi="Arial Unicode MS" w:cs="Arial Unicode MS"/>
      <w:color w:val="000000"/>
      <w:sz w:val="22"/>
      <w:szCs w:val="22"/>
      <w:u w:color="000000"/>
      <w:lang w:val="en-US"/>
    </w:rPr>
  </w:style>
  <w:style w:type="character" w:customStyle="1" w:styleId="Hyperlink1">
    <w:name w:val="Hyperlink.1"/>
    <w:basedOn w:val="Link"/>
    <w:rPr>
      <w:rFonts w:ascii="Arial" w:eastAsia="Arial" w:hAnsi="Arial" w:cs="Arial"/>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1">
    <w:name w:val="List 1"/>
    <w:basedOn w:val="ImportedStyle7"/>
    <w:pPr>
      <w:numPr>
        <w:numId w:val="24"/>
      </w:numPr>
    </w:pPr>
  </w:style>
  <w:style w:type="numbering" w:customStyle="1" w:styleId="ImportedStyle7">
    <w:name w:val="Imported Style 7"/>
  </w:style>
  <w:style w:type="character" w:customStyle="1" w:styleId="Hyperlink2">
    <w:name w:val="Hyperlink.2"/>
    <w:basedOn w:val="Link"/>
    <w:rPr>
      <w:color w:val="FEFEFE"/>
      <w:u w:val="none" w:color="0000FF"/>
    </w:rPr>
  </w:style>
  <w:style w:type="numbering" w:customStyle="1" w:styleId="ImportedStyle3">
    <w:name w:val="Imported Style 3"/>
    <w:pPr>
      <w:numPr>
        <w:numId w:val="59"/>
      </w:numPr>
    </w:pPr>
  </w:style>
  <w:style w:type="numbering" w:customStyle="1" w:styleId="List21">
    <w:name w:val="List 21"/>
    <w:basedOn w:val="ImportedStyle4"/>
    <w:pPr>
      <w:numPr>
        <w:numId w:val="47"/>
      </w:numPr>
    </w:pPr>
  </w:style>
  <w:style w:type="numbering" w:customStyle="1" w:styleId="ImportedStyle4">
    <w:name w:val="Imported Style 4"/>
  </w:style>
  <w:style w:type="numbering" w:customStyle="1" w:styleId="List31">
    <w:name w:val="List 31"/>
    <w:basedOn w:val="ImportedStyle2"/>
    <w:pPr>
      <w:numPr>
        <w:numId w:val="62"/>
      </w:numPr>
    </w:pPr>
  </w:style>
  <w:style w:type="numbering" w:customStyle="1" w:styleId="List41">
    <w:name w:val="List 41"/>
    <w:basedOn w:val="ImportedStyle3"/>
    <w:pPr>
      <w:numPr>
        <w:numId w:val="58"/>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62FAC"/>
    <w:rPr>
      <w:rFonts w:ascii="Tahoma" w:hAnsi="Tahoma" w:cs="Tahoma"/>
      <w:sz w:val="16"/>
      <w:szCs w:val="16"/>
    </w:rPr>
  </w:style>
  <w:style w:type="character" w:customStyle="1" w:styleId="BalloonTextChar">
    <w:name w:val="Balloon Text Char"/>
    <w:basedOn w:val="DefaultParagraphFont"/>
    <w:link w:val="BalloonText"/>
    <w:uiPriority w:val="99"/>
    <w:semiHidden/>
    <w:rsid w:val="00262FAC"/>
    <w:rPr>
      <w:rFonts w:ascii="Tahoma" w:hAnsi="Tahoma" w:cs="Tahoma"/>
      <w:sz w:val="16"/>
      <w:szCs w:val="16"/>
      <w:lang w:val="en-US" w:eastAsia="en-US"/>
    </w:rPr>
  </w:style>
  <w:style w:type="paragraph" w:styleId="Footer">
    <w:name w:val="footer"/>
    <w:basedOn w:val="Normal"/>
    <w:link w:val="FooterChar"/>
    <w:uiPriority w:val="99"/>
    <w:unhideWhenUsed/>
    <w:rsid w:val="00B071CA"/>
    <w:pPr>
      <w:tabs>
        <w:tab w:val="center" w:pos="4513"/>
        <w:tab w:val="right" w:pos="9026"/>
      </w:tabs>
    </w:pPr>
  </w:style>
  <w:style w:type="character" w:customStyle="1" w:styleId="FooterChar">
    <w:name w:val="Footer Char"/>
    <w:basedOn w:val="DefaultParagraphFont"/>
    <w:link w:val="Footer"/>
    <w:uiPriority w:val="99"/>
    <w:rsid w:val="00B071CA"/>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developer.att.com/home/api/sdk_tools/attplugin_phonegap.zip" TargetMode="External"/><Relationship Id="rId3" Type="http://schemas.microsoft.com/office/2007/relationships/stylesWithEffects" Target="stylesWithEffects.xml"/><Relationship Id="rId21" Type="http://schemas.openxmlformats.org/officeDocument/2006/relationships/hyperlink" Target="http://github.com/jrburke/requirej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github.com/attdevsupport/att_apiplatform_phonegap" TargetMode="Externa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comments" Target="comments.xml"/><Relationship Id="rId29" Type="http://schemas.openxmlformats.org/officeDocument/2006/relationships/hyperlink" Target="https://github.com/attdevsupport/ATT_APIPlatform_PhoneGap.gi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attdevsupport/ATT_APIPlatform_PhoneGap/tree/master/plugins/ios"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ttdevsupport/ATT_APIPlatform_PhoneGap/tree/master/plugins/android" TargetMode="External"/><Relationship Id="rId28" Type="http://schemas.openxmlformats.org/officeDocument/2006/relationships/hyperlink" Target="https://github.com/attdevsupport/ATT_APIPlatform_PhoneGap.git" TargetMode="External"/><Relationship Id="rId10" Type="http://schemas.openxmlformats.org/officeDocument/2006/relationships/header" Target="header2.xml"/><Relationship Id="rId19" Type="http://schemas.openxmlformats.org/officeDocument/2006/relationships/hyperlink" Target="http://github.com/jrburke/requirejs" TargetMode="External"/><Relationship Id="rId31" Type="http://schemas.openxmlformats.org/officeDocument/2006/relationships/hyperlink" Target="http://developer.at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github.com/attdevsupport/ATT_APIPlatform_PhoneGap" TargetMode="External"/><Relationship Id="rId27" Type="http://schemas.openxmlformats.org/officeDocument/2006/relationships/hyperlink" Target="http://github.com/jrburke/requirejs" TargetMode="External"/><Relationship Id="rId30" Type="http://schemas.openxmlformats.org/officeDocument/2006/relationships/hyperlink" Target="http://docs.phonegap.com/en/3.0.0/guide_platforms_index.md.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Bold"/>
        <a:ea typeface="Arial Bold"/>
        <a:cs typeface="Arial Bold"/>
      </a:majorFont>
      <a:minorFont>
        <a:latin typeface="Arial Bold"/>
        <a:ea typeface="Arial Bold"/>
        <a:cs typeface="Arial Bol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Rajiv</cp:lastModifiedBy>
  <cp:revision>3</cp:revision>
  <dcterms:created xsi:type="dcterms:W3CDTF">2014-10-01T15:29:00Z</dcterms:created>
  <dcterms:modified xsi:type="dcterms:W3CDTF">2014-10-01T16:06:00Z</dcterms:modified>
</cp:coreProperties>
</file>